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8942172"/>
        <w:docPartObj>
          <w:docPartGallery w:val="Cover Pages"/>
          <w:docPartUnique/>
        </w:docPartObj>
      </w:sdtPr>
      <w:sdtContent>
        <w:p w14:paraId="225D8343" w14:textId="463C9EE6" w:rsidR="00066B4C" w:rsidRDefault="006E3137">
          <w:r>
            <w:rPr>
              <w:b/>
              <w:noProof/>
            </w:rPr>
            <w:drawing>
              <wp:anchor distT="0" distB="0" distL="114300" distR="114300" simplePos="0" relativeHeight="251664384" behindDoc="0" locked="0" layoutInCell="1" allowOverlap="1" wp14:anchorId="4016E7C1" wp14:editId="4903FD87">
                <wp:simplePos x="0" y="0"/>
                <wp:positionH relativeFrom="margin">
                  <wp:posOffset>9525</wp:posOffset>
                </wp:positionH>
                <wp:positionV relativeFrom="paragraph">
                  <wp:posOffset>9525</wp:posOffset>
                </wp:positionV>
                <wp:extent cx="5943600" cy="799465"/>
                <wp:effectExtent l="0" t="0" r="0" b="635"/>
                <wp:wrapThrough wrapText="bothSides">
                  <wp:wrapPolygon edited="0">
                    <wp:start x="0" y="0"/>
                    <wp:lineTo x="0" y="21102"/>
                    <wp:lineTo x="21531" y="21102"/>
                    <wp:lineTo x="21531"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SP_NEWLOGOHorizontal.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99465"/>
                        </a:xfrm>
                        <a:prstGeom prst="rect">
                          <a:avLst/>
                        </a:prstGeom>
                      </pic:spPr>
                    </pic:pic>
                  </a:graphicData>
                </a:graphic>
                <wp14:sizeRelH relativeFrom="page">
                  <wp14:pctWidth>0</wp14:pctWidth>
                </wp14:sizeRelH>
                <wp14:sizeRelV relativeFrom="page">
                  <wp14:pctHeight>0</wp14:pctHeight>
                </wp14:sizeRelV>
              </wp:anchor>
            </w:drawing>
          </w:r>
          <w:r w:rsidR="00066B4C">
            <w:rPr>
              <w:noProof/>
            </w:rPr>
            <w:drawing>
              <wp:anchor distT="0" distB="0" distL="114300" distR="114300" simplePos="0" relativeHeight="251663360" behindDoc="1" locked="0" layoutInCell="1" allowOverlap="1" wp14:anchorId="7C53A3D9" wp14:editId="2007D3F4">
                <wp:simplePos x="0" y="0"/>
                <wp:positionH relativeFrom="column">
                  <wp:posOffset>0</wp:posOffset>
                </wp:positionH>
                <wp:positionV relativeFrom="paragraph">
                  <wp:posOffset>0</wp:posOffset>
                </wp:positionV>
                <wp:extent cx="7709338" cy="5435781"/>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bstract-Blue-Color-Design-Vector-Background-Graphic.jpg"/>
                        <pic:cNvPicPr/>
                      </pic:nvPicPr>
                      <pic:blipFill>
                        <a:blip r:embed="rId10">
                          <a:extLst>
                            <a:ext uri="{28A0092B-C50C-407E-A947-70E740481C1C}">
                              <a14:useLocalDpi xmlns:a14="http://schemas.microsoft.com/office/drawing/2010/main" val="0"/>
                            </a:ext>
                          </a:extLst>
                        </a:blip>
                        <a:stretch>
                          <a:fillRect/>
                        </a:stretch>
                      </pic:blipFill>
                      <pic:spPr>
                        <a:xfrm>
                          <a:off x="0" y="0"/>
                          <a:ext cx="7709338" cy="5435781"/>
                        </a:xfrm>
                        <a:prstGeom prst="rect">
                          <a:avLst/>
                        </a:prstGeom>
                      </pic:spPr>
                    </pic:pic>
                  </a:graphicData>
                </a:graphic>
                <wp14:sizeRelH relativeFrom="page">
                  <wp14:pctWidth>0</wp14:pctWidth>
                </wp14:sizeRelH>
                <wp14:sizeRelV relativeFrom="page">
                  <wp14:pctHeight>0</wp14:pctHeight>
                </wp14:sizeRelV>
              </wp:anchor>
            </w:drawing>
          </w:r>
          <w:r w:rsidR="00066B4C">
            <w:rPr>
              <w:noProof/>
            </w:rPr>
            <mc:AlternateContent>
              <mc:Choice Requires="wps">
                <w:drawing>
                  <wp:anchor distT="0" distB="0" distL="114300" distR="114300" simplePos="0" relativeHeight="251660288" behindDoc="0" locked="0" layoutInCell="1" allowOverlap="1" wp14:anchorId="346ECD01" wp14:editId="19BB636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48A9FABA" w14:textId="0325065E" w:rsidR="007E7558" w:rsidRDefault="007E7558">
                                    <w:pPr>
                                      <w:pStyle w:val="NoSpacing"/>
                                      <w:jc w:val="right"/>
                                      <w:rPr>
                                        <w:color w:val="595959" w:themeColor="text1" w:themeTint="A6"/>
                                        <w:sz w:val="28"/>
                                        <w:szCs w:val="28"/>
                                      </w:rPr>
                                    </w:pPr>
                                    <w:r>
                                      <w:rPr>
                                        <w:color w:val="595959" w:themeColor="text1" w:themeTint="A6"/>
                                        <w:sz w:val="28"/>
                                        <w:szCs w:val="28"/>
                                      </w:rPr>
                                      <w:t xml:space="preserve">     </w:t>
                                    </w:r>
                                  </w:p>
                                </w:sdtContent>
                              </w:sdt>
                              <w:p w14:paraId="3C048B2F" w14:textId="0885F1F7" w:rsidR="007E755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E7558">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46ECD01"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48A9FABA" w14:textId="0325065E" w:rsidR="007E7558" w:rsidRDefault="007E7558">
                              <w:pPr>
                                <w:pStyle w:val="NoSpacing"/>
                                <w:jc w:val="right"/>
                                <w:rPr>
                                  <w:color w:val="595959" w:themeColor="text1" w:themeTint="A6"/>
                                  <w:sz w:val="28"/>
                                  <w:szCs w:val="28"/>
                                </w:rPr>
                              </w:pPr>
                              <w:r>
                                <w:rPr>
                                  <w:color w:val="595959" w:themeColor="text1" w:themeTint="A6"/>
                                  <w:sz w:val="28"/>
                                  <w:szCs w:val="28"/>
                                </w:rPr>
                                <w:t xml:space="preserve">     </w:t>
                              </w:r>
                            </w:p>
                          </w:sdtContent>
                        </w:sdt>
                        <w:p w14:paraId="3C048B2F" w14:textId="0885F1F7" w:rsidR="007E755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E7558">
                                <w:rPr>
                                  <w:color w:val="595959" w:themeColor="text1" w:themeTint="A6"/>
                                  <w:sz w:val="18"/>
                                  <w:szCs w:val="18"/>
                                </w:rPr>
                                <w:t xml:space="preserve">     </w:t>
                              </w:r>
                            </w:sdtContent>
                          </w:sdt>
                        </w:p>
                      </w:txbxContent>
                    </v:textbox>
                    <w10:wrap type="square" anchorx="page" anchory="page"/>
                  </v:shape>
                </w:pict>
              </mc:Fallback>
            </mc:AlternateContent>
          </w:r>
          <w:r w:rsidR="00066B4C">
            <w:rPr>
              <w:noProof/>
            </w:rPr>
            <mc:AlternateContent>
              <mc:Choice Requires="wps">
                <w:drawing>
                  <wp:anchor distT="0" distB="0" distL="114300" distR="114300" simplePos="0" relativeHeight="251661312" behindDoc="0" locked="0" layoutInCell="1" allowOverlap="1" wp14:anchorId="44E11732" wp14:editId="0A43BC8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5D649A5" w14:textId="77777777" w:rsidR="007E7558" w:rsidRDefault="007E755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4E11732"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5D649A5" w14:textId="77777777" w:rsidR="007E7558" w:rsidRDefault="007E755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066B4C">
            <w:rPr>
              <w:noProof/>
            </w:rPr>
            <mc:AlternateContent>
              <mc:Choice Requires="wps">
                <w:drawing>
                  <wp:anchor distT="0" distB="0" distL="114300" distR="114300" simplePos="0" relativeHeight="251659264" behindDoc="0" locked="0" layoutInCell="1" allowOverlap="1" wp14:anchorId="63A40E9C" wp14:editId="27D15DC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ED850" w14:textId="143F4E0E" w:rsidR="007E755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E7558">
                                      <w:rPr>
                                        <w:caps/>
                                        <w:color w:val="4472C4" w:themeColor="accent1"/>
                                        <w:sz w:val="64"/>
                                        <w:szCs w:val="64"/>
                                      </w:rPr>
                                      <w:t>MS Dynamics GP – QSSI POWERHOUSE WMS Integration</w:t>
                                    </w:r>
                                  </w:sdtContent>
                                </w:sdt>
                              </w:p>
                              <w:p w14:paraId="61D8B509" w14:textId="36B8E5AF" w:rsidR="007E7558" w:rsidRDefault="007E7558">
                                <w:pPr>
                                  <w:jc w:val="right"/>
                                  <w:rPr>
                                    <w:smallCaps/>
                                    <w:color w:val="404040" w:themeColor="text1" w:themeTint="BF"/>
                                    <w:sz w:val="36"/>
                                    <w:szCs w:val="36"/>
                                  </w:rPr>
                                </w:pPr>
                                <w:r>
                                  <w:rPr>
                                    <w:smallCaps/>
                                    <w:color w:val="404040" w:themeColor="text1" w:themeTint="BF"/>
                                    <w:sz w:val="36"/>
                                    <w:szCs w:val="36"/>
                                  </w:rPr>
                                  <w:t>Reference Document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3A40E9C"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9DED850" w14:textId="143F4E0E" w:rsidR="007E755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E7558">
                                <w:rPr>
                                  <w:caps/>
                                  <w:color w:val="4472C4" w:themeColor="accent1"/>
                                  <w:sz w:val="64"/>
                                  <w:szCs w:val="64"/>
                                </w:rPr>
                                <w:t>MS Dynamics GP – QSSI POWERHOUSE WMS Integration</w:t>
                              </w:r>
                            </w:sdtContent>
                          </w:sdt>
                        </w:p>
                        <w:p w14:paraId="61D8B509" w14:textId="36B8E5AF" w:rsidR="007E7558" w:rsidRDefault="007E7558">
                          <w:pPr>
                            <w:jc w:val="right"/>
                            <w:rPr>
                              <w:smallCaps/>
                              <w:color w:val="404040" w:themeColor="text1" w:themeTint="BF"/>
                              <w:sz w:val="36"/>
                              <w:szCs w:val="36"/>
                            </w:rPr>
                          </w:pPr>
                          <w:r>
                            <w:rPr>
                              <w:smallCaps/>
                              <w:color w:val="404040" w:themeColor="text1" w:themeTint="BF"/>
                              <w:sz w:val="36"/>
                              <w:szCs w:val="36"/>
                            </w:rPr>
                            <w:t>Reference Document</w:t>
                          </w:r>
                        </w:p>
                      </w:txbxContent>
                    </v:textbox>
                    <w10:wrap type="square" anchorx="page" anchory="page"/>
                  </v:shape>
                </w:pict>
              </mc:Fallback>
            </mc:AlternateContent>
          </w:r>
        </w:p>
        <w:p w14:paraId="788158EF" w14:textId="4810C404" w:rsidR="00066B4C" w:rsidRDefault="00066B4C">
          <w:r>
            <w:br w:type="page"/>
          </w:r>
        </w:p>
      </w:sdtContent>
    </w:sdt>
    <w:sdt>
      <w:sdtPr>
        <w:rPr>
          <w:rFonts w:asciiTheme="minorHAnsi" w:eastAsiaTheme="minorHAnsi" w:hAnsiTheme="minorHAnsi" w:cstheme="minorBidi"/>
          <w:color w:val="auto"/>
          <w:sz w:val="22"/>
          <w:szCs w:val="22"/>
          <w:lang w:val="en-PH"/>
        </w:rPr>
        <w:id w:val="-256678873"/>
        <w:docPartObj>
          <w:docPartGallery w:val="Table of Contents"/>
          <w:docPartUnique/>
        </w:docPartObj>
      </w:sdtPr>
      <w:sdtEndPr>
        <w:rPr>
          <w:b/>
          <w:bCs/>
          <w:noProof/>
        </w:rPr>
      </w:sdtEndPr>
      <w:sdtContent>
        <w:p w14:paraId="153DC07D" w14:textId="2DE1304D" w:rsidR="00A529EC" w:rsidRPr="00EA1453" w:rsidRDefault="00A529EC">
          <w:pPr>
            <w:pStyle w:val="TOCHeading"/>
            <w:rPr>
              <w:rFonts w:asciiTheme="minorHAnsi" w:eastAsiaTheme="minorHAnsi" w:hAnsiTheme="minorHAnsi" w:cstheme="minorBidi"/>
              <w:color w:val="auto"/>
              <w:sz w:val="22"/>
              <w:szCs w:val="22"/>
              <w:lang w:val="en-PH"/>
            </w:rPr>
          </w:pPr>
          <w:r>
            <w:t>Table of Contents</w:t>
          </w:r>
        </w:p>
        <w:p w14:paraId="492DB4B4" w14:textId="5AA4885C" w:rsidR="000A46DB" w:rsidRDefault="00A529EC">
          <w:pPr>
            <w:pStyle w:val="TOC1"/>
            <w:tabs>
              <w:tab w:val="right" w:leader="dot" w:pos="10790"/>
            </w:tabs>
            <w:rPr>
              <w:rFonts w:eastAsiaTheme="minorEastAsia"/>
              <w:noProof/>
              <w:lang w:eastAsia="en-PH"/>
            </w:rPr>
          </w:pPr>
          <w:r>
            <w:rPr>
              <w:b/>
              <w:bCs/>
              <w:noProof/>
            </w:rPr>
            <w:fldChar w:fldCharType="begin"/>
          </w:r>
          <w:r>
            <w:rPr>
              <w:b/>
              <w:bCs/>
              <w:noProof/>
            </w:rPr>
            <w:instrText xml:space="preserve"> TOC \o "1-3" \h \z \u </w:instrText>
          </w:r>
          <w:r>
            <w:rPr>
              <w:b/>
              <w:bCs/>
              <w:noProof/>
            </w:rPr>
            <w:fldChar w:fldCharType="separate"/>
          </w:r>
          <w:hyperlink w:anchor="_Toc53407134" w:history="1">
            <w:r w:rsidR="000A46DB" w:rsidRPr="00943413">
              <w:rPr>
                <w:rStyle w:val="Hyperlink"/>
                <w:noProof/>
              </w:rPr>
              <w:t>Version Information</w:t>
            </w:r>
            <w:r w:rsidR="000A46DB">
              <w:rPr>
                <w:noProof/>
                <w:webHidden/>
              </w:rPr>
              <w:tab/>
            </w:r>
            <w:r w:rsidR="000A46DB">
              <w:rPr>
                <w:noProof/>
                <w:webHidden/>
              </w:rPr>
              <w:fldChar w:fldCharType="begin"/>
            </w:r>
            <w:r w:rsidR="000A46DB">
              <w:rPr>
                <w:noProof/>
                <w:webHidden/>
              </w:rPr>
              <w:instrText xml:space="preserve"> PAGEREF _Toc53407134 \h </w:instrText>
            </w:r>
            <w:r w:rsidR="000A46DB">
              <w:rPr>
                <w:noProof/>
                <w:webHidden/>
              </w:rPr>
            </w:r>
            <w:r w:rsidR="000A46DB">
              <w:rPr>
                <w:noProof/>
                <w:webHidden/>
              </w:rPr>
              <w:fldChar w:fldCharType="separate"/>
            </w:r>
            <w:r w:rsidR="000A46DB">
              <w:rPr>
                <w:noProof/>
                <w:webHidden/>
              </w:rPr>
              <w:t>3</w:t>
            </w:r>
            <w:r w:rsidR="000A46DB">
              <w:rPr>
                <w:noProof/>
                <w:webHidden/>
              </w:rPr>
              <w:fldChar w:fldCharType="end"/>
            </w:r>
          </w:hyperlink>
        </w:p>
        <w:p w14:paraId="797A367A" w14:textId="32DDCF22" w:rsidR="000A46DB" w:rsidRDefault="00000000">
          <w:pPr>
            <w:pStyle w:val="TOC1"/>
            <w:tabs>
              <w:tab w:val="right" w:leader="dot" w:pos="10790"/>
            </w:tabs>
            <w:rPr>
              <w:rFonts w:eastAsiaTheme="minorEastAsia"/>
              <w:noProof/>
              <w:lang w:eastAsia="en-PH"/>
            </w:rPr>
          </w:pPr>
          <w:hyperlink w:anchor="_Toc53407135" w:history="1">
            <w:r w:rsidR="000A46DB" w:rsidRPr="00943413">
              <w:rPr>
                <w:rStyle w:val="Hyperlink"/>
                <w:noProof/>
              </w:rPr>
              <w:t>Integration Setup</w:t>
            </w:r>
            <w:r w:rsidR="000A46DB">
              <w:rPr>
                <w:noProof/>
                <w:webHidden/>
              </w:rPr>
              <w:tab/>
            </w:r>
            <w:r w:rsidR="000A46DB">
              <w:rPr>
                <w:noProof/>
                <w:webHidden/>
              </w:rPr>
              <w:fldChar w:fldCharType="begin"/>
            </w:r>
            <w:r w:rsidR="000A46DB">
              <w:rPr>
                <w:noProof/>
                <w:webHidden/>
              </w:rPr>
              <w:instrText xml:space="preserve"> PAGEREF _Toc53407135 \h </w:instrText>
            </w:r>
            <w:r w:rsidR="000A46DB">
              <w:rPr>
                <w:noProof/>
                <w:webHidden/>
              </w:rPr>
            </w:r>
            <w:r w:rsidR="000A46DB">
              <w:rPr>
                <w:noProof/>
                <w:webHidden/>
              </w:rPr>
              <w:fldChar w:fldCharType="separate"/>
            </w:r>
            <w:r w:rsidR="000A46DB">
              <w:rPr>
                <w:noProof/>
                <w:webHidden/>
              </w:rPr>
              <w:t>4</w:t>
            </w:r>
            <w:r w:rsidR="000A46DB">
              <w:rPr>
                <w:noProof/>
                <w:webHidden/>
              </w:rPr>
              <w:fldChar w:fldCharType="end"/>
            </w:r>
          </w:hyperlink>
        </w:p>
        <w:p w14:paraId="6088E566" w14:textId="460DC593" w:rsidR="000A46DB" w:rsidRDefault="00000000">
          <w:pPr>
            <w:pStyle w:val="TOC2"/>
            <w:tabs>
              <w:tab w:val="right" w:leader="dot" w:pos="10790"/>
            </w:tabs>
            <w:rPr>
              <w:rFonts w:eastAsiaTheme="minorEastAsia"/>
              <w:noProof/>
              <w:lang w:eastAsia="en-PH"/>
            </w:rPr>
          </w:pPr>
          <w:hyperlink w:anchor="_Toc53407136" w:history="1">
            <w:r w:rsidR="000A46DB" w:rsidRPr="00943413">
              <w:rPr>
                <w:rStyle w:val="Hyperlink"/>
                <w:noProof/>
              </w:rPr>
              <w:t>Creating Tables</w:t>
            </w:r>
            <w:r w:rsidR="000A46DB">
              <w:rPr>
                <w:noProof/>
                <w:webHidden/>
              </w:rPr>
              <w:tab/>
            </w:r>
            <w:r w:rsidR="000A46DB">
              <w:rPr>
                <w:noProof/>
                <w:webHidden/>
              </w:rPr>
              <w:fldChar w:fldCharType="begin"/>
            </w:r>
            <w:r w:rsidR="000A46DB">
              <w:rPr>
                <w:noProof/>
                <w:webHidden/>
              </w:rPr>
              <w:instrText xml:space="preserve"> PAGEREF _Toc53407136 \h </w:instrText>
            </w:r>
            <w:r w:rsidR="000A46DB">
              <w:rPr>
                <w:noProof/>
                <w:webHidden/>
              </w:rPr>
            </w:r>
            <w:r w:rsidR="000A46DB">
              <w:rPr>
                <w:noProof/>
                <w:webHidden/>
              </w:rPr>
              <w:fldChar w:fldCharType="separate"/>
            </w:r>
            <w:r w:rsidR="000A46DB">
              <w:rPr>
                <w:noProof/>
                <w:webHidden/>
              </w:rPr>
              <w:t>4</w:t>
            </w:r>
            <w:r w:rsidR="000A46DB">
              <w:rPr>
                <w:noProof/>
                <w:webHidden/>
              </w:rPr>
              <w:fldChar w:fldCharType="end"/>
            </w:r>
          </w:hyperlink>
        </w:p>
        <w:p w14:paraId="7ED5564A" w14:textId="49E7FA7A" w:rsidR="000A46DB" w:rsidRDefault="00000000">
          <w:pPr>
            <w:pStyle w:val="TOC2"/>
            <w:tabs>
              <w:tab w:val="right" w:leader="dot" w:pos="10790"/>
            </w:tabs>
            <w:rPr>
              <w:rFonts w:eastAsiaTheme="minorEastAsia"/>
              <w:noProof/>
              <w:lang w:eastAsia="en-PH"/>
            </w:rPr>
          </w:pPr>
          <w:hyperlink w:anchor="_Toc53407137" w:history="1">
            <w:r w:rsidR="000A46DB" w:rsidRPr="00943413">
              <w:rPr>
                <w:rStyle w:val="Hyperlink"/>
                <w:noProof/>
              </w:rPr>
              <w:t>Powerhouse Integration Setup Window</w:t>
            </w:r>
            <w:r w:rsidR="000A46DB">
              <w:rPr>
                <w:noProof/>
                <w:webHidden/>
              </w:rPr>
              <w:tab/>
            </w:r>
            <w:r w:rsidR="000A46DB">
              <w:rPr>
                <w:noProof/>
                <w:webHidden/>
              </w:rPr>
              <w:fldChar w:fldCharType="begin"/>
            </w:r>
            <w:r w:rsidR="000A46DB">
              <w:rPr>
                <w:noProof/>
                <w:webHidden/>
              </w:rPr>
              <w:instrText xml:space="preserve"> PAGEREF _Toc53407137 \h </w:instrText>
            </w:r>
            <w:r w:rsidR="000A46DB">
              <w:rPr>
                <w:noProof/>
                <w:webHidden/>
              </w:rPr>
            </w:r>
            <w:r w:rsidR="000A46DB">
              <w:rPr>
                <w:noProof/>
                <w:webHidden/>
              </w:rPr>
              <w:fldChar w:fldCharType="separate"/>
            </w:r>
            <w:r w:rsidR="000A46DB">
              <w:rPr>
                <w:noProof/>
                <w:webHidden/>
              </w:rPr>
              <w:t>4</w:t>
            </w:r>
            <w:r w:rsidR="000A46DB">
              <w:rPr>
                <w:noProof/>
                <w:webHidden/>
              </w:rPr>
              <w:fldChar w:fldCharType="end"/>
            </w:r>
          </w:hyperlink>
        </w:p>
        <w:p w14:paraId="595C45B9" w14:textId="1828BEB5" w:rsidR="000A46DB" w:rsidRDefault="00000000">
          <w:pPr>
            <w:pStyle w:val="TOC2"/>
            <w:tabs>
              <w:tab w:val="right" w:leader="dot" w:pos="10790"/>
            </w:tabs>
            <w:rPr>
              <w:rFonts w:eastAsiaTheme="minorEastAsia"/>
              <w:noProof/>
              <w:lang w:eastAsia="en-PH"/>
            </w:rPr>
          </w:pPr>
          <w:hyperlink w:anchor="_Toc53407138" w:history="1">
            <w:r w:rsidR="000A46DB" w:rsidRPr="00943413">
              <w:rPr>
                <w:rStyle w:val="Hyperlink"/>
                <w:noProof/>
              </w:rPr>
              <w:t>Powerhouse Location Mapping Window</w:t>
            </w:r>
            <w:r w:rsidR="000A46DB">
              <w:rPr>
                <w:noProof/>
                <w:webHidden/>
              </w:rPr>
              <w:tab/>
            </w:r>
            <w:r w:rsidR="000A46DB">
              <w:rPr>
                <w:noProof/>
                <w:webHidden/>
              </w:rPr>
              <w:fldChar w:fldCharType="begin"/>
            </w:r>
            <w:r w:rsidR="000A46DB">
              <w:rPr>
                <w:noProof/>
                <w:webHidden/>
              </w:rPr>
              <w:instrText xml:space="preserve"> PAGEREF _Toc53407138 \h </w:instrText>
            </w:r>
            <w:r w:rsidR="000A46DB">
              <w:rPr>
                <w:noProof/>
                <w:webHidden/>
              </w:rPr>
            </w:r>
            <w:r w:rsidR="000A46DB">
              <w:rPr>
                <w:noProof/>
                <w:webHidden/>
              </w:rPr>
              <w:fldChar w:fldCharType="separate"/>
            </w:r>
            <w:r w:rsidR="000A46DB">
              <w:rPr>
                <w:noProof/>
                <w:webHidden/>
              </w:rPr>
              <w:t>5</w:t>
            </w:r>
            <w:r w:rsidR="000A46DB">
              <w:rPr>
                <w:noProof/>
                <w:webHidden/>
              </w:rPr>
              <w:fldChar w:fldCharType="end"/>
            </w:r>
          </w:hyperlink>
        </w:p>
        <w:p w14:paraId="43EBB953" w14:textId="1065BE8E" w:rsidR="000A46DB" w:rsidRDefault="00000000">
          <w:pPr>
            <w:pStyle w:val="TOC1"/>
            <w:tabs>
              <w:tab w:val="right" w:leader="dot" w:pos="10790"/>
            </w:tabs>
            <w:rPr>
              <w:rFonts w:eastAsiaTheme="minorEastAsia"/>
              <w:noProof/>
              <w:lang w:eastAsia="en-PH"/>
            </w:rPr>
          </w:pPr>
          <w:hyperlink w:anchor="_Toc53407139" w:history="1">
            <w:r w:rsidR="000A46DB" w:rsidRPr="00943413">
              <w:rPr>
                <w:rStyle w:val="Hyperlink"/>
                <w:noProof/>
              </w:rPr>
              <w:t>Sales Order Integration</w:t>
            </w:r>
            <w:r w:rsidR="000A46DB">
              <w:rPr>
                <w:noProof/>
                <w:webHidden/>
              </w:rPr>
              <w:tab/>
            </w:r>
            <w:r w:rsidR="000A46DB">
              <w:rPr>
                <w:noProof/>
                <w:webHidden/>
              </w:rPr>
              <w:fldChar w:fldCharType="begin"/>
            </w:r>
            <w:r w:rsidR="000A46DB">
              <w:rPr>
                <w:noProof/>
                <w:webHidden/>
              </w:rPr>
              <w:instrText xml:space="preserve"> PAGEREF _Toc53407139 \h </w:instrText>
            </w:r>
            <w:r w:rsidR="000A46DB">
              <w:rPr>
                <w:noProof/>
                <w:webHidden/>
              </w:rPr>
            </w:r>
            <w:r w:rsidR="000A46DB">
              <w:rPr>
                <w:noProof/>
                <w:webHidden/>
              </w:rPr>
              <w:fldChar w:fldCharType="separate"/>
            </w:r>
            <w:r w:rsidR="000A46DB">
              <w:rPr>
                <w:noProof/>
                <w:webHidden/>
              </w:rPr>
              <w:t>7</w:t>
            </w:r>
            <w:r w:rsidR="000A46DB">
              <w:rPr>
                <w:noProof/>
                <w:webHidden/>
              </w:rPr>
              <w:fldChar w:fldCharType="end"/>
            </w:r>
          </w:hyperlink>
        </w:p>
        <w:p w14:paraId="45318D4D" w14:textId="3B0D7D97" w:rsidR="000A46DB" w:rsidRDefault="00000000">
          <w:pPr>
            <w:pStyle w:val="TOC2"/>
            <w:tabs>
              <w:tab w:val="right" w:leader="dot" w:pos="10790"/>
            </w:tabs>
            <w:rPr>
              <w:rFonts w:eastAsiaTheme="minorEastAsia"/>
              <w:noProof/>
              <w:lang w:eastAsia="en-PH"/>
            </w:rPr>
          </w:pPr>
          <w:hyperlink w:anchor="_Toc53407140" w:history="1">
            <w:r w:rsidR="000A46DB" w:rsidRPr="00943413">
              <w:rPr>
                <w:rStyle w:val="Hyperlink"/>
                <w:noProof/>
              </w:rPr>
              <w:t>Sending a GP sales order to Powerhouse</w:t>
            </w:r>
            <w:r w:rsidR="000A46DB">
              <w:rPr>
                <w:noProof/>
                <w:webHidden/>
              </w:rPr>
              <w:tab/>
            </w:r>
            <w:r w:rsidR="000A46DB">
              <w:rPr>
                <w:noProof/>
                <w:webHidden/>
              </w:rPr>
              <w:fldChar w:fldCharType="begin"/>
            </w:r>
            <w:r w:rsidR="000A46DB">
              <w:rPr>
                <w:noProof/>
                <w:webHidden/>
              </w:rPr>
              <w:instrText xml:space="preserve"> PAGEREF _Toc53407140 \h </w:instrText>
            </w:r>
            <w:r w:rsidR="000A46DB">
              <w:rPr>
                <w:noProof/>
                <w:webHidden/>
              </w:rPr>
            </w:r>
            <w:r w:rsidR="000A46DB">
              <w:rPr>
                <w:noProof/>
                <w:webHidden/>
              </w:rPr>
              <w:fldChar w:fldCharType="separate"/>
            </w:r>
            <w:r w:rsidR="000A46DB">
              <w:rPr>
                <w:noProof/>
                <w:webHidden/>
              </w:rPr>
              <w:t>7</w:t>
            </w:r>
            <w:r w:rsidR="000A46DB">
              <w:rPr>
                <w:noProof/>
                <w:webHidden/>
              </w:rPr>
              <w:fldChar w:fldCharType="end"/>
            </w:r>
          </w:hyperlink>
        </w:p>
        <w:p w14:paraId="1906AF3F" w14:textId="2153B79B" w:rsidR="000A46DB" w:rsidRDefault="00000000">
          <w:pPr>
            <w:pStyle w:val="TOC3"/>
            <w:tabs>
              <w:tab w:val="right" w:leader="dot" w:pos="10790"/>
            </w:tabs>
            <w:rPr>
              <w:rFonts w:eastAsiaTheme="minorEastAsia"/>
              <w:noProof/>
              <w:lang w:eastAsia="en-PH"/>
            </w:rPr>
          </w:pPr>
          <w:hyperlink w:anchor="_Toc53407141" w:history="1">
            <w:r w:rsidR="000A46DB" w:rsidRPr="00943413">
              <w:rPr>
                <w:rStyle w:val="Hyperlink"/>
                <w:noProof/>
              </w:rPr>
              <w:t>Automated Process</w:t>
            </w:r>
            <w:r w:rsidR="000A46DB">
              <w:rPr>
                <w:noProof/>
                <w:webHidden/>
              </w:rPr>
              <w:tab/>
            </w:r>
            <w:r w:rsidR="000A46DB">
              <w:rPr>
                <w:noProof/>
                <w:webHidden/>
              </w:rPr>
              <w:fldChar w:fldCharType="begin"/>
            </w:r>
            <w:r w:rsidR="000A46DB">
              <w:rPr>
                <w:noProof/>
                <w:webHidden/>
              </w:rPr>
              <w:instrText xml:space="preserve"> PAGEREF _Toc53407141 \h </w:instrText>
            </w:r>
            <w:r w:rsidR="000A46DB">
              <w:rPr>
                <w:noProof/>
                <w:webHidden/>
              </w:rPr>
            </w:r>
            <w:r w:rsidR="000A46DB">
              <w:rPr>
                <w:noProof/>
                <w:webHidden/>
              </w:rPr>
              <w:fldChar w:fldCharType="separate"/>
            </w:r>
            <w:r w:rsidR="000A46DB">
              <w:rPr>
                <w:noProof/>
                <w:webHidden/>
              </w:rPr>
              <w:t>7</w:t>
            </w:r>
            <w:r w:rsidR="000A46DB">
              <w:rPr>
                <w:noProof/>
                <w:webHidden/>
              </w:rPr>
              <w:fldChar w:fldCharType="end"/>
            </w:r>
          </w:hyperlink>
        </w:p>
        <w:p w14:paraId="307DC96C" w14:textId="36962C74" w:rsidR="000A46DB" w:rsidRDefault="00000000">
          <w:pPr>
            <w:pStyle w:val="TOC3"/>
            <w:tabs>
              <w:tab w:val="right" w:leader="dot" w:pos="10790"/>
            </w:tabs>
            <w:rPr>
              <w:rFonts w:eastAsiaTheme="minorEastAsia"/>
              <w:noProof/>
              <w:lang w:eastAsia="en-PH"/>
            </w:rPr>
          </w:pPr>
          <w:hyperlink w:anchor="_Toc53407142" w:history="1">
            <w:r w:rsidR="000A46DB" w:rsidRPr="00943413">
              <w:rPr>
                <w:rStyle w:val="Hyperlink"/>
                <w:noProof/>
              </w:rPr>
              <w:t>Manual Process</w:t>
            </w:r>
            <w:r w:rsidR="000A46DB">
              <w:rPr>
                <w:noProof/>
                <w:webHidden/>
              </w:rPr>
              <w:tab/>
            </w:r>
            <w:r w:rsidR="000A46DB">
              <w:rPr>
                <w:noProof/>
                <w:webHidden/>
              </w:rPr>
              <w:fldChar w:fldCharType="begin"/>
            </w:r>
            <w:r w:rsidR="000A46DB">
              <w:rPr>
                <w:noProof/>
                <w:webHidden/>
              </w:rPr>
              <w:instrText xml:space="preserve"> PAGEREF _Toc53407142 \h </w:instrText>
            </w:r>
            <w:r w:rsidR="000A46DB">
              <w:rPr>
                <w:noProof/>
                <w:webHidden/>
              </w:rPr>
            </w:r>
            <w:r w:rsidR="000A46DB">
              <w:rPr>
                <w:noProof/>
                <w:webHidden/>
              </w:rPr>
              <w:fldChar w:fldCharType="separate"/>
            </w:r>
            <w:r w:rsidR="000A46DB">
              <w:rPr>
                <w:noProof/>
                <w:webHidden/>
              </w:rPr>
              <w:t>7</w:t>
            </w:r>
            <w:r w:rsidR="000A46DB">
              <w:rPr>
                <w:noProof/>
                <w:webHidden/>
              </w:rPr>
              <w:fldChar w:fldCharType="end"/>
            </w:r>
          </w:hyperlink>
        </w:p>
        <w:p w14:paraId="64A4FD4A" w14:textId="443D788D" w:rsidR="000A46DB" w:rsidRDefault="00000000">
          <w:pPr>
            <w:pStyle w:val="TOC2"/>
            <w:tabs>
              <w:tab w:val="right" w:leader="dot" w:pos="10790"/>
            </w:tabs>
            <w:rPr>
              <w:rFonts w:eastAsiaTheme="minorEastAsia"/>
              <w:noProof/>
              <w:lang w:eastAsia="en-PH"/>
            </w:rPr>
          </w:pPr>
          <w:hyperlink w:anchor="_Toc53407143" w:history="1">
            <w:r w:rsidR="000A46DB" w:rsidRPr="00943413">
              <w:rPr>
                <w:rStyle w:val="Hyperlink"/>
                <w:noProof/>
              </w:rPr>
              <w:t>GP Sales Order Fulfillment Process</w:t>
            </w:r>
            <w:r w:rsidR="000A46DB">
              <w:rPr>
                <w:noProof/>
                <w:webHidden/>
              </w:rPr>
              <w:tab/>
            </w:r>
            <w:r w:rsidR="000A46DB">
              <w:rPr>
                <w:noProof/>
                <w:webHidden/>
              </w:rPr>
              <w:fldChar w:fldCharType="begin"/>
            </w:r>
            <w:r w:rsidR="000A46DB">
              <w:rPr>
                <w:noProof/>
                <w:webHidden/>
              </w:rPr>
              <w:instrText xml:space="preserve"> PAGEREF _Toc53407143 \h </w:instrText>
            </w:r>
            <w:r w:rsidR="000A46DB">
              <w:rPr>
                <w:noProof/>
                <w:webHidden/>
              </w:rPr>
            </w:r>
            <w:r w:rsidR="000A46DB">
              <w:rPr>
                <w:noProof/>
                <w:webHidden/>
              </w:rPr>
              <w:fldChar w:fldCharType="separate"/>
            </w:r>
            <w:r w:rsidR="000A46DB">
              <w:rPr>
                <w:noProof/>
                <w:webHidden/>
              </w:rPr>
              <w:t>10</w:t>
            </w:r>
            <w:r w:rsidR="000A46DB">
              <w:rPr>
                <w:noProof/>
                <w:webHidden/>
              </w:rPr>
              <w:fldChar w:fldCharType="end"/>
            </w:r>
          </w:hyperlink>
        </w:p>
        <w:p w14:paraId="2895DD8C" w14:textId="2D9DBA5A" w:rsidR="000A46DB" w:rsidRDefault="00000000">
          <w:pPr>
            <w:pStyle w:val="TOC1"/>
            <w:tabs>
              <w:tab w:val="right" w:leader="dot" w:pos="10790"/>
            </w:tabs>
            <w:rPr>
              <w:rFonts w:eastAsiaTheme="minorEastAsia"/>
              <w:noProof/>
              <w:lang w:eastAsia="en-PH"/>
            </w:rPr>
          </w:pPr>
          <w:hyperlink w:anchor="_Toc53407144" w:history="1">
            <w:r w:rsidR="000A46DB" w:rsidRPr="00943413">
              <w:rPr>
                <w:rStyle w:val="Hyperlink"/>
                <w:noProof/>
              </w:rPr>
              <w:t>Inventory Integration</w:t>
            </w:r>
            <w:r w:rsidR="000A46DB">
              <w:rPr>
                <w:noProof/>
                <w:webHidden/>
              </w:rPr>
              <w:tab/>
            </w:r>
            <w:r w:rsidR="000A46DB">
              <w:rPr>
                <w:noProof/>
                <w:webHidden/>
              </w:rPr>
              <w:fldChar w:fldCharType="begin"/>
            </w:r>
            <w:r w:rsidR="000A46DB">
              <w:rPr>
                <w:noProof/>
                <w:webHidden/>
              </w:rPr>
              <w:instrText xml:space="preserve"> PAGEREF _Toc53407144 \h </w:instrText>
            </w:r>
            <w:r w:rsidR="000A46DB">
              <w:rPr>
                <w:noProof/>
                <w:webHidden/>
              </w:rPr>
            </w:r>
            <w:r w:rsidR="000A46DB">
              <w:rPr>
                <w:noProof/>
                <w:webHidden/>
              </w:rPr>
              <w:fldChar w:fldCharType="separate"/>
            </w:r>
            <w:r w:rsidR="000A46DB">
              <w:rPr>
                <w:noProof/>
                <w:webHidden/>
              </w:rPr>
              <w:t>11</w:t>
            </w:r>
            <w:r w:rsidR="000A46DB">
              <w:rPr>
                <w:noProof/>
                <w:webHidden/>
              </w:rPr>
              <w:fldChar w:fldCharType="end"/>
            </w:r>
          </w:hyperlink>
        </w:p>
        <w:p w14:paraId="1860F949" w14:textId="14596CF2" w:rsidR="000A46DB" w:rsidRDefault="00000000">
          <w:pPr>
            <w:pStyle w:val="TOC2"/>
            <w:tabs>
              <w:tab w:val="right" w:leader="dot" w:pos="10790"/>
            </w:tabs>
            <w:rPr>
              <w:rFonts w:eastAsiaTheme="minorEastAsia"/>
              <w:noProof/>
              <w:lang w:eastAsia="en-PH"/>
            </w:rPr>
          </w:pPr>
          <w:hyperlink w:anchor="_Toc53407145" w:history="1">
            <w:r w:rsidR="000A46DB" w:rsidRPr="00943413">
              <w:rPr>
                <w:rStyle w:val="Hyperlink"/>
                <w:noProof/>
              </w:rPr>
              <w:t>Sending an item to Powerhouse</w:t>
            </w:r>
            <w:r w:rsidR="000A46DB">
              <w:rPr>
                <w:noProof/>
                <w:webHidden/>
              </w:rPr>
              <w:tab/>
            </w:r>
            <w:r w:rsidR="000A46DB">
              <w:rPr>
                <w:noProof/>
                <w:webHidden/>
              </w:rPr>
              <w:fldChar w:fldCharType="begin"/>
            </w:r>
            <w:r w:rsidR="000A46DB">
              <w:rPr>
                <w:noProof/>
                <w:webHidden/>
              </w:rPr>
              <w:instrText xml:space="preserve"> PAGEREF _Toc53407145 \h </w:instrText>
            </w:r>
            <w:r w:rsidR="000A46DB">
              <w:rPr>
                <w:noProof/>
                <w:webHidden/>
              </w:rPr>
            </w:r>
            <w:r w:rsidR="000A46DB">
              <w:rPr>
                <w:noProof/>
                <w:webHidden/>
              </w:rPr>
              <w:fldChar w:fldCharType="separate"/>
            </w:r>
            <w:r w:rsidR="000A46DB">
              <w:rPr>
                <w:noProof/>
                <w:webHidden/>
              </w:rPr>
              <w:t>11</w:t>
            </w:r>
            <w:r w:rsidR="000A46DB">
              <w:rPr>
                <w:noProof/>
                <w:webHidden/>
              </w:rPr>
              <w:fldChar w:fldCharType="end"/>
            </w:r>
          </w:hyperlink>
        </w:p>
        <w:p w14:paraId="5B482C8D" w14:textId="46EDD157" w:rsidR="000A46DB" w:rsidRDefault="00000000">
          <w:pPr>
            <w:pStyle w:val="TOC3"/>
            <w:tabs>
              <w:tab w:val="right" w:leader="dot" w:pos="10790"/>
            </w:tabs>
            <w:rPr>
              <w:rFonts w:eastAsiaTheme="minorEastAsia"/>
              <w:noProof/>
              <w:lang w:eastAsia="en-PH"/>
            </w:rPr>
          </w:pPr>
          <w:hyperlink w:anchor="_Toc53407146" w:history="1">
            <w:r w:rsidR="000A46DB" w:rsidRPr="00943413">
              <w:rPr>
                <w:rStyle w:val="Hyperlink"/>
                <w:noProof/>
              </w:rPr>
              <w:t>Manual Process</w:t>
            </w:r>
            <w:r w:rsidR="000A46DB">
              <w:rPr>
                <w:noProof/>
                <w:webHidden/>
              </w:rPr>
              <w:tab/>
            </w:r>
            <w:r w:rsidR="000A46DB">
              <w:rPr>
                <w:noProof/>
                <w:webHidden/>
              </w:rPr>
              <w:fldChar w:fldCharType="begin"/>
            </w:r>
            <w:r w:rsidR="000A46DB">
              <w:rPr>
                <w:noProof/>
                <w:webHidden/>
              </w:rPr>
              <w:instrText xml:space="preserve"> PAGEREF _Toc53407146 \h </w:instrText>
            </w:r>
            <w:r w:rsidR="000A46DB">
              <w:rPr>
                <w:noProof/>
                <w:webHidden/>
              </w:rPr>
            </w:r>
            <w:r w:rsidR="000A46DB">
              <w:rPr>
                <w:noProof/>
                <w:webHidden/>
              </w:rPr>
              <w:fldChar w:fldCharType="separate"/>
            </w:r>
            <w:r w:rsidR="000A46DB">
              <w:rPr>
                <w:noProof/>
                <w:webHidden/>
              </w:rPr>
              <w:t>11</w:t>
            </w:r>
            <w:r w:rsidR="000A46DB">
              <w:rPr>
                <w:noProof/>
                <w:webHidden/>
              </w:rPr>
              <w:fldChar w:fldCharType="end"/>
            </w:r>
          </w:hyperlink>
        </w:p>
        <w:p w14:paraId="7AE1FE8D" w14:textId="03F90948" w:rsidR="000A46DB" w:rsidRDefault="00000000">
          <w:pPr>
            <w:pStyle w:val="TOC3"/>
            <w:tabs>
              <w:tab w:val="right" w:leader="dot" w:pos="10790"/>
            </w:tabs>
            <w:rPr>
              <w:rFonts w:eastAsiaTheme="minorEastAsia"/>
              <w:noProof/>
              <w:lang w:eastAsia="en-PH"/>
            </w:rPr>
          </w:pPr>
          <w:hyperlink w:anchor="_Toc53407147" w:history="1">
            <w:r w:rsidR="000A46DB" w:rsidRPr="00943413">
              <w:rPr>
                <w:rStyle w:val="Hyperlink"/>
                <w:noProof/>
              </w:rPr>
              <w:t>Automated Process</w:t>
            </w:r>
            <w:r w:rsidR="000A46DB">
              <w:rPr>
                <w:noProof/>
                <w:webHidden/>
              </w:rPr>
              <w:tab/>
            </w:r>
            <w:r w:rsidR="000A46DB">
              <w:rPr>
                <w:noProof/>
                <w:webHidden/>
              </w:rPr>
              <w:fldChar w:fldCharType="begin"/>
            </w:r>
            <w:r w:rsidR="000A46DB">
              <w:rPr>
                <w:noProof/>
                <w:webHidden/>
              </w:rPr>
              <w:instrText xml:space="preserve"> PAGEREF _Toc53407147 \h </w:instrText>
            </w:r>
            <w:r w:rsidR="000A46DB">
              <w:rPr>
                <w:noProof/>
                <w:webHidden/>
              </w:rPr>
            </w:r>
            <w:r w:rsidR="000A46DB">
              <w:rPr>
                <w:noProof/>
                <w:webHidden/>
              </w:rPr>
              <w:fldChar w:fldCharType="separate"/>
            </w:r>
            <w:r w:rsidR="000A46DB">
              <w:rPr>
                <w:noProof/>
                <w:webHidden/>
              </w:rPr>
              <w:t>12</w:t>
            </w:r>
            <w:r w:rsidR="000A46DB">
              <w:rPr>
                <w:noProof/>
                <w:webHidden/>
              </w:rPr>
              <w:fldChar w:fldCharType="end"/>
            </w:r>
          </w:hyperlink>
        </w:p>
        <w:p w14:paraId="4AEF658D" w14:textId="450BB3B9" w:rsidR="000A46DB" w:rsidRDefault="00000000">
          <w:pPr>
            <w:pStyle w:val="TOC1"/>
            <w:tabs>
              <w:tab w:val="right" w:leader="dot" w:pos="10790"/>
            </w:tabs>
            <w:rPr>
              <w:rFonts w:eastAsiaTheme="minorEastAsia"/>
              <w:noProof/>
              <w:lang w:eastAsia="en-PH"/>
            </w:rPr>
          </w:pPr>
          <w:hyperlink w:anchor="_Toc53407148" w:history="1">
            <w:r w:rsidR="000A46DB" w:rsidRPr="00943413">
              <w:rPr>
                <w:rStyle w:val="Hyperlink"/>
                <w:noProof/>
              </w:rPr>
              <w:t>Receiving Integration</w:t>
            </w:r>
            <w:r w:rsidR="000A46DB">
              <w:rPr>
                <w:noProof/>
                <w:webHidden/>
              </w:rPr>
              <w:tab/>
            </w:r>
            <w:r w:rsidR="000A46DB">
              <w:rPr>
                <w:noProof/>
                <w:webHidden/>
              </w:rPr>
              <w:fldChar w:fldCharType="begin"/>
            </w:r>
            <w:r w:rsidR="000A46DB">
              <w:rPr>
                <w:noProof/>
                <w:webHidden/>
              </w:rPr>
              <w:instrText xml:space="preserve"> PAGEREF _Toc53407148 \h </w:instrText>
            </w:r>
            <w:r w:rsidR="000A46DB">
              <w:rPr>
                <w:noProof/>
                <w:webHidden/>
              </w:rPr>
            </w:r>
            <w:r w:rsidR="000A46DB">
              <w:rPr>
                <w:noProof/>
                <w:webHidden/>
              </w:rPr>
              <w:fldChar w:fldCharType="separate"/>
            </w:r>
            <w:r w:rsidR="000A46DB">
              <w:rPr>
                <w:noProof/>
                <w:webHidden/>
              </w:rPr>
              <w:t>13</w:t>
            </w:r>
            <w:r w:rsidR="000A46DB">
              <w:rPr>
                <w:noProof/>
                <w:webHidden/>
              </w:rPr>
              <w:fldChar w:fldCharType="end"/>
            </w:r>
          </w:hyperlink>
        </w:p>
        <w:p w14:paraId="5D17B5A7" w14:textId="69B4BAD0" w:rsidR="000A46DB" w:rsidRDefault="00000000">
          <w:pPr>
            <w:pStyle w:val="TOC2"/>
            <w:tabs>
              <w:tab w:val="right" w:leader="dot" w:pos="10790"/>
            </w:tabs>
            <w:rPr>
              <w:rFonts w:eastAsiaTheme="minorEastAsia"/>
              <w:noProof/>
              <w:lang w:eastAsia="en-PH"/>
            </w:rPr>
          </w:pPr>
          <w:hyperlink w:anchor="_Toc53407149" w:history="1">
            <w:r w:rsidR="000A46DB" w:rsidRPr="00943413">
              <w:rPr>
                <w:rStyle w:val="Hyperlink"/>
                <w:noProof/>
              </w:rPr>
              <w:t>Sending GP Receiving Data (Container Information)</w:t>
            </w:r>
            <w:r w:rsidR="000A46DB">
              <w:rPr>
                <w:noProof/>
                <w:webHidden/>
              </w:rPr>
              <w:tab/>
            </w:r>
            <w:r w:rsidR="000A46DB">
              <w:rPr>
                <w:noProof/>
                <w:webHidden/>
              </w:rPr>
              <w:fldChar w:fldCharType="begin"/>
            </w:r>
            <w:r w:rsidR="000A46DB">
              <w:rPr>
                <w:noProof/>
                <w:webHidden/>
              </w:rPr>
              <w:instrText xml:space="preserve"> PAGEREF _Toc53407149 \h </w:instrText>
            </w:r>
            <w:r w:rsidR="000A46DB">
              <w:rPr>
                <w:noProof/>
                <w:webHidden/>
              </w:rPr>
            </w:r>
            <w:r w:rsidR="000A46DB">
              <w:rPr>
                <w:noProof/>
                <w:webHidden/>
              </w:rPr>
              <w:fldChar w:fldCharType="separate"/>
            </w:r>
            <w:r w:rsidR="000A46DB">
              <w:rPr>
                <w:noProof/>
                <w:webHidden/>
              </w:rPr>
              <w:t>13</w:t>
            </w:r>
            <w:r w:rsidR="000A46DB">
              <w:rPr>
                <w:noProof/>
                <w:webHidden/>
              </w:rPr>
              <w:fldChar w:fldCharType="end"/>
            </w:r>
          </w:hyperlink>
        </w:p>
        <w:p w14:paraId="71A0A2EE" w14:textId="2E624C11" w:rsidR="000A46DB" w:rsidRDefault="00000000">
          <w:pPr>
            <w:pStyle w:val="TOC2"/>
            <w:tabs>
              <w:tab w:val="right" w:leader="dot" w:pos="10790"/>
            </w:tabs>
            <w:rPr>
              <w:rFonts w:eastAsiaTheme="minorEastAsia"/>
              <w:noProof/>
              <w:lang w:eastAsia="en-PH"/>
            </w:rPr>
          </w:pPr>
          <w:hyperlink w:anchor="_Toc53407150" w:history="1">
            <w:r w:rsidR="000A46DB" w:rsidRPr="00943413">
              <w:rPr>
                <w:rStyle w:val="Hyperlink"/>
                <w:noProof/>
              </w:rPr>
              <w:t>Viewing Integrated Data</w:t>
            </w:r>
            <w:r w:rsidR="000A46DB">
              <w:rPr>
                <w:noProof/>
                <w:webHidden/>
              </w:rPr>
              <w:tab/>
            </w:r>
            <w:r w:rsidR="000A46DB">
              <w:rPr>
                <w:noProof/>
                <w:webHidden/>
              </w:rPr>
              <w:fldChar w:fldCharType="begin"/>
            </w:r>
            <w:r w:rsidR="000A46DB">
              <w:rPr>
                <w:noProof/>
                <w:webHidden/>
              </w:rPr>
              <w:instrText xml:space="preserve"> PAGEREF _Toc53407150 \h </w:instrText>
            </w:r>
            <w:r w:rsidR="000A46DB">
              <w:rPr>
                <w:noProof/>
                <w:webHidden/>
              </w:rPr>
            </w:r>
            <w:r w:rsidR="000A46DB">
              <w:rPr>
                <w:noProof/>
                <w:webHidden/>
              </w:rPr>
              <w:fldChar w:fldCharType="separate"/>
            </w:r>
            <w:r w:rsidR="000A46DB">
              <w:rPr>
                <w:noProof/>
                <w:webHidden/>
              </w:rPr>
              <w:t>15</w:t>
            </w:r>
            <w:r w:rsidR="000A46DB">
              <w:rPr>
                <w:noProof/>
                <w:webHidden/>
              </w:rPr>
              <w:fldChar w:fldCharType="end"/>
            </w:r>
          </w:hyperlink>
        </w:p>
        <w:p w14:paraId="3A976771" w14:textId="69E2B7DA" w:rsidR="000A46DB" w:rsidRDefault="00000000">
          <w:pPr>
            <w:pStyle w:val="TOC1"/>
            <w:tabs>
              <w:tab w:val="right" w:leader="dot" w:pos="10790"/>
            </w:tabs>
            <w:rPr>
              <w:rFonts w:eastAsiaTheme="minorEastAsia"/>
              <w:noProof/>
              <w:lang w:eastAsia="en-PH"/>
            </w:rPr>
          </w:pPr>
          <w:hyperlink w:anchor="_Toc53407151" w:history="1">
            <w:r w:rsidR="000A46DB" w:rsidRPr="00943413">
              <w:rPr>
                <w:rStyle w:val="Hyperlink"/>
                <w:noProof/>
              </w:rPr>
              <w:t>Purchase Order Integration</w:t>
            </w:r>
            <w:r w:rsidR="000A46DB">
              <w:rPr>
                <w:noProof/>
                <w:webHidden/>
              </w:rPr>
              <w:tab/>
            </w:r>
            <w:r w:rsidR="000A46DB">
              <w:rPr>
                <w:noProof/>
                <w:webHidden/>
              </w:rPr>
              <w:fldChar w:fldCharType="begin"/>
            </w:r>
            <w:r w:rsidR="000A46DB">
              <w:rPr>
                <w:noProof/>
                <w:webHidden/>
              </w:rPr>
              <w:instrText xml:space="preserve"> PAGEREF _Toc53407151 \h </w:instrText>
            </w:r>
            <w:r w:rsidR="000A46DB">
              <w:rPr>
                <w:noProof/>
                <w:webHidden/>
              </w:rPr>
            </w:r>
            <w:r w:rsidR="000A46DB">
              <w:rPr>
                <w:noProof/>
                <w:webHidden/>
              </w:rPr>
              <w:fldChar w:fldCharType="separate"/>
            </w:r>
            <w:r w:rsidR="000A46DB">
              <w:rPr>
                <w:noProof/>
                <w:webHidden/>
              </w:rPr>
              <w:t>17</w:t>
            </w:r>
            <w:r w:rsidR="000A46DB">
              <w:rPr>
                <w:noProof/>
                <w:webHidden/>
              </w:rPr>
              <w:fldChar w:fldCharType="end"/>
            </w:r>
          </w:hyperlink>
        </w:p>
        <w:p w14:paraId="5D6831F1" w14:textId="29B4EE4D" w:rsidR="000A46DB" w:rsidRDefault="00000000">
          <w:pPr>
            <w:pStyle w:val="TOC2"/>
            <w:tabs>
              <w:tab w:val="right" w:leader="dot" w:pos="10790"/>
            </w:tabs>
            <w:rPr>
              <w:rFonts w:eastAsiaTheme="minorEastAsia"/>
              <w:noProof/>
              <w:lang w:eastAsia="en-PH"/>
            </w:rPr>
          </w:pPr>
          <w:hyperlink w:anchor="_Toc53407152" w:history="1">
            <w:r w:rsidR="000A46DB" w:rsidRPr="00943413">
              <w:rPr>
                <w:rStyle w:val="Hyperlink"/>
                <w:noProof/>
              </w:rPr>
              <w:t>Sending GP Purchase Order Data</w:t>
            </w:r>
            <w:r w:rsidR="000A46DB">
              <w:rPr>
                <w:noProof/>
                <w:webHidden/>
              </w:rPr>
              <w:tab/>
            </w:r>
            <w:r w:rsidR="000A46DB">
              <w:rPr>
                <w:noProof/>
                <w:webHidden/>
              </w:rPr>
              <w:fldChar w:fldCharType="begin"/>
            </w:r>
            <w:r w:rsidR="000A46DB">
              <w:rPr>
                <w:noProof/>
                <w:webHidden/>
              </w:rPr>
              <w:instrText xml:space="preserve"> PAGEREF _Toc53407152 \h </w:instrText>
            </w:r>
            <w:r w:rsidR="000A46DB">
              <w:rPr>
                <w:noProof/>
                <w:webHidden/>
              </w:rPr>
            </w:r>
            <w:r w:rsidR="000A46DB">
              <w:rPr>
                <w:noProof/>
                <w:webHidden/>
              </w:rPr>
              <w:fldChar w:fldCharType="separate"/>
            </w:r>
            <w:r w:rsidR="000A46DB">
              <w:rPr>
                <w:noProof/>
                <w:webHidden/>
              </w:rPr>
              <w:t>17</w:t>
            </w:r>
            <w:r w:rsidR="000A46DB">
              <w:rPr>
                <w:noProof/>
                <w:webHidden/>
              </w:rPr>
              <w:fldChar w:fldCharType="end"/>
            </w:r>
          </w:hyperlink>
        </w:p>
        <w:p w14:paraId="0150C6DE" w14:textId="354284C3" w:rsidR="000A46DB" w:rsidRDefault="00000000">
          <w:pPr>
            <w:pStyle w:val="TOC1"/>
            <w:tabs>
              <w:tab w:val="right" w:leader="dot" w:pos="10790"/>
            </w:tabs>
            <w:rPr>
              <w:rFonts w:eastAsiaTheme="minorEastAsia"/>
              <w:noProof/>
              <w:lang w:eastAsia="en-PH"/>
            </w:rPr>
          </w:pPr>
          <w:hyperlink w:anchor="_Toc53407153" w:history="1">
            <w:r w:rsidR="000A46DB" w:rsidRPr="00943413">
              <w:rPr>
                <w:rStyle w:val="Hyperlink"/>
                <w:noProof/>
              </w:rPr>
              <w:t>Inquiry Windows</w:t>
            </w:r>
            <w:r w:rsidR="000A46DB">
              <w:rPr>
                <w:noProof/>
                <w:webHidden/>
              </w:rPr>
              <w:tab/>
            </w:r>
            <w:r w:rsidR="000A46DB">
              <w:rPr>
                <w:noProof/>
                <w:webHidden/>
              </w:rPr>
              <w:fldChar w:fldCharType="begin"/>
            </w:r>
            <w:r w:rsidR="000A46DB">
              <w:rPr>
                <w:noProof/>
                <w:webHidden/>
              </w:rPr>
              <w:instrText xml:space="preserve"> PAGEREF _Toc53407153 \h </w:instrText>
            </w:r>
            <w:r w:rsidR="000A46DB">
              <w:rPr>
                <w:noProof/>
                <w:webHidden/>
              </w:rPr>
            </w:r>
            <w:r w:rsidR="000A46DB">
              <w:rPr>
                <w:noProof/>
                <w:webHidden/>
              </w:rPr>
              <w:fldChar w:fldCharType="separate"/>
            </w:r>
            <w:r w:rsidR="000A46DB">
              <w:rPr>
                <w:noProof/>
                <w:webHidden/>
              </w:rPr>
              <w:t>19</w:t>
            </w:r>
            <w:r w:rsidR="000A46DB">
              <w:rPr>
                <w:noProof/>
                <w:webHidden/>
              </w:rPr>
              <w:fldChar w:fldCharType="end"/>
            </w:r>
          </w:hyperlink>
        </w:p>
        <w:p w14:paraId="12E9DDBC" w14:textId="4B9AE8E7" w:rsidR="000A46DB" w:rsidRDefault="00000000">
          <w:pPr>
            <w:pStyle w:val="TOC2"/>
            <w:tabs>
              <w:tab w:val="right" w:leader="dot" w:pos="10790"/>
            </w:tabs>
            <w:rPr>
              <w:rFonts w:eastAsiaTheme="minorEastAsia"/>
              <w:noProof/>
              <w:lang w:eastAsia="en-PH"/>
            </w:rPr>
          </w:pPr>
          <w:hyperlink w:anchor="_Toc53407154" w:history="1">
            <w:r w:rsidR="000A46DB" w:rsidRPr="00943413">
              <w:rPr>
                <w:rStyle w:val="Hyperlink"/>
                <w:noProof/>
              </w:rPr>
              <w:t>Sales Integration</w:t>
            </w:r>
            <w:r w:rsidR="000A46DB">
              <w:rPr>
                <w:noProof/>
                <w:webHidden/>
              </w:rPr>
              <w:tab/>
            </w:r>
            <w:r w:rsidR="000A46DB">
              <w:rPr>
                <w:noProof/>
                <w:webHidden/>
              </w:rPr>
              <w:fldChar w:fldCharType="begin"/>
            </w:r>
            <w:r w:rsidR="000A46DB">
              <w:rPr>
                <w:noProof/>
                <w:webHidden/>
              </w:rPr>
              <w:instrText xml:space="preserve"> PAGEREF _Toc53407154 \h </w:instrText>
            </w:r>
            <w:r w:rsidR="000A46DB">
              <w:rPr>
                <w:noProof/>
                <w:webHidden/>
              </w:rPr>
            </w:r>
            <w:r w:rsidR="000A46DB">
              <w:rPr>
                <w:noProof/>
                <w:webHidden/>
              </w:rPr>
              <w:fldChar w:fldCharType="separate"/>
            </w:r>
            <w:r w:rsidR="000A46DB">
              <w:rPr>
                <w:noProof/>
                <w:webHidden/>
              </w:rPr>
              <w:t>19</w:t>
            </w:r>
            <w:r w:rsidR="000A46DB">
              <w:rPr>
                <w:noProof/>
                <w:webHidden/>
              </w:rPr>
              <w:fldChar w:fldCharType="end"/>
            </w:r>
          </w:hyperlink>
        </w:p>
        <w:p w14:paraId="30EC39C9" w14:textId="3594A44B" w:rsidR="000A46DB" w:rsidRDefault="00000000">
          <w:pPr>
            <w:pStyle w:val="TOC2"/>
            <w:tabs>
              <w:tab w:val="right" w:leader="dot" w:pos="10790"/>
            </w:tabs>
            <w:rPr>
              <w:rFonts w:eastAsiaTheme="minorEastAsia"/>
              <w:noProof/>
              <w:lang w:eastAsia="en-PH"/>
            </w:rPr>
          </w:pPr>
          <w:hyperlink w:anchor="_Toc53407155" w:history="1">
            <w:r w:rsidR="000A46DB" w:rsidRPr="00943413">
              <w:rPr>
                <w:rStyle w:val="Hyperlink"/>
                <w:noProof/>
              </w:rPr>
              <w:t>PO Integration</w:t>
            </w:r>
            <w:r w:rsidR="000A46DB">
              <w:rPr>
                <w:noProof/>
                <w:webHidden/>
              </w:rPr>
              <w:tab/>
            </w:r>
            <w:r w:rsidR="000A46DB">
              <w:rPr>
                <w:noProof/>
                <w:webHidden/>
              </w:rPr>
              <w:fldChar w:fldCharType="begin"/>
            </w:r>
            <w:r w:rsidR="000A46DB">
              <w:rPr>
                <w:noProof/>
                <w:webHidden/>
              </w:rPr>
              <w:instrText xml:space="preserve"> PAGEREF _Toc53407155 \h </w:instrText>
            </w:r>
            <w:r w:rsidR="000A46DB">
              <w:rPr>
                <w:noProof/>
                <w:webHidden/>
              </w:rPr>
            </w:r>
            <w:r w:rsidR="000A46DB">
              <w:rPr>
                <w:noProof/>
                <w:webHidden/>
              </w:rPr>
              <w:fldChar w:fldCharType="separate"/>
            </w:r>
            <w:r w:rsidR="000A46DB">
              <w:rPr>
                <w:noProof/>
                <w:webHidden/>
              </w:rPr>
              <w:t>20</w:t>
            </w:r>
            <w:r w:rsidR="000A46DB">
              <w:rPr>
                <w:noProof/>
                <w:webHidden/>
              </w:rPr>
              <w:fldChar w:fldCharType="end"/>
            </w:r>
          </w:hyperlink>
        </w:p>
        <w:p w14:paraId="717193BE" w14:textId="4BD84317" w:rsidR="000A46DB" w:rsidRDefault="00000000">
          <w:pPr>
            <w:pStyle w:val="TOC1"/>
            <w:tabs>
              <w:tab w:val="right" w:leader="dot" w:pos="10790"/>
            </w:tabs>
            <w:rPr>
              <w:rFonts w:eastAsiaTheme="minorEastAsia"/>
              <w:noProof/>
              <w:lang w:eastAsia="en-PH"/>
            </w:rPr>
          </w:pPr>
          <w:hyperlink w:anchor="_Toc53407156" w:history="1">
            <w:r w:rsidR="000A46DB" w:rsidRPr="00943413">
              <w:rPr>
                <w:rStyle w:val="Hyperlink"/>
                <w:noProof/>
              </w:rPr>
              <w:t>About Window</w:t>
            </w:r>
            <w:r w:rsidR="000A46DB">
              <w:rPr>
                <w:noProof/>
                <w:webHidden/>
              </w:rPr>
              <w:tab/>
            </w:r>
            <w:r w:rsidR="000A46DB">
              <w:rPr>
                <w:noProof/>
                <w:webHidden/>
              </w:rPr>
              <w:fldChar w:fldCharType="begin"/>
            </w:r>
            <w:r w:rsidR="000A46DB">
              <w:rPr>
                <w:noProof/>
                <w:webHidden/>
              </w:rPr>
              <w:instrText xml:space="preserve"> PAGEREF _Toc53407156 \h </w:instrText>
            </w:r>
            <w:r w:rsidR="000A46DB">
              <w:rPr>
                <w:noProof/>
                <w:webHidden/>
              </w:rPr>
            </w:r>
            <w:r w:rsidR="000A46DB">
              <w:rPr>
                <w:noProof/>
                <w:webHidden/>
              </w:rPr>
              <w:fldChar w:fldCharType="separate"/>
            </w:r>
            <w:r w:rsidR="000A46DB">
              <w:rPr>
                <w:noProof/>
                <w:webHidden/>
              </w:rPr>
              <w:t>21</w:t>
            </w:r>
            <w:r w:rsidR="000A46DB">
              <w:rPr>
                <w:noProof/>
                <w:webHidden/>
              </w:rPr>
              <w:fldChar w:fldCharType="end"/>
            </w:r>
          </w:hyperlink>
        </w:p>
        <w:p w14:paraId="2D3DDFAA" w14:textId="46DA6C30" w:rsidR="000A46DB" w:rsidRDefault="00000000">
          <w:pPr>
            <w:pStyle w:val="TOC2"/>
            <w:tabs>
              <w:tab w:val="right" w:leader="dot" w:pos="10790"/>
            </w:tabs>
            <w:rPr>
              <w:rFonts w:eastAsiaTheme="minorEastAsia"/>
              <w:noProof/>
              <w:lang w:eastAsia="en-PH"/>
            </w:rPr>
          </w:pPr>
          <w:hyperlink w:anchor="_Toc53407157" w:history="1">
            <w:r w:rsidR="000A46DB" w:rsidRPr="00943413">
              <w:rPr>
                <w:rStyle w:val="Hyperlink"/>
                <w:noProof/>
              </w:rPr>
              <w:t>Version Information</w:t>
            </w:r>
            <w:r w:rsidR="000A46DB">
              <w:rPr>
                <w:noProof/>
                <w:webHidden/>
              </w:rPr>
              <w:tab/>
            </w:r>
            <w:r w:rsidR="000A46DB">
              <w:rPr>
                <w:noProof/>
                <w:webHidden/>
              </w:rPr>
              <w:fldChar w:fldCharType="begin"/>
            </w:r>
            <w:r w:rsidR="000A46DB">
              <w:rPr>
                <w:noProof/>
                <w:webHidden/>
              </w:rPr>
              <w:instrText xml:space="preserve"> PAGEREF _Toc53407157 \h </w:instrText>
            </w:r>
            <w:r w:rsidR="000A46DB">
              <w:rPr>
                <w:noProof/>
                <w:webHidden/>
              </w:rPr>
            </w:r>
            <w:r w:rsidR="000A46DB">
              <w:rPr>
                <w:noProof/>
                <w:webHidden/>
              </w:rPr>
              <w:fldChar w:fldCharType="separate"/>
            </w:r>
            <w:r w:rsidR="000A46DB">
              <w:rPr>
                <w:noProof/>
                <w:webHidden/>
              </w:rPr>
              <w:t>21</w:t>
            </w:r>
            <w:r w:rsidR="000A46DB">
              <w:rPr>
                <w:noProof/>
                <w:webHidden/>
              </w:rPr>
              <w:fldChar w:fldCharType="end"/>
            </w:r>
          </w:hyperlink>
        </w:p>
        <w:p w14:paraId="39BA53C0" w14:textId="10C7B3AF" w:rsidR="000A46DB" w:rsidRDefault="00000000">
          <w:pPr>
            <w:pStyle w:val="TOC1"/>
            <w:tabs>
              <w:tab w:val="right" w:leader="dot" w:pos="10790"/>
            </w:tabs>
            <w:rPr>
              <w:rFonts w:eastAsiaTheme="minorEastAsia"/>
              <w:noProof/>
              <w:lang w:eastAsia="en-PH"/>
            </w:rPr>
          </w:pPr>
          <w:hyperlink w:anchor="_Toc53407158" w:history="1">
            <w:r w:rsidR="000A46DB" w:rsidRPr="00943413">
              <w:rPr>
                <w:rStyle w:val="Hyperlink"/>
                <w:noProof/>
              </w:rPr>
              <w:t>File Repository</w:t>
            </w:r>
            <w:r w:rsidR="000A46DB">
              <w:rPr>
                <w:noProof/>
                <w:webHidden/>
              </w:rPr>
              <w:tab/>
            </w:r>
            <w:r w:rsidR="000A46DB">
              <w:rPr>
                <w:noProof/>
                <w:webHidden/>
              </w:rPr>
              <w:fldChar w:fldCharType="begin"/>
            </w:r>
            <w:r w:rsidR="000A46DB">
              <w:rPr>
                <w:noProof/>
                <w:webHidden/>
              </w:rPr>
              <w:instrText xml:space="preserve"> PAGEREF _Toc53407158 \h </w:instrText>
            </w:r>
            <w:r w:rsidR="000A46DB">
              <w:rPr>
                <w:noProof/>
                <w:webHidden/>
              </w:rPr>
            </w:r>
            <w:r w:rsidR="000A46DB">
              <w:rPr>
                <w:noProof/>
                <w:webHidden/>
              </w:rPr>
              <w:fldChar w:fldCharType="separate"/>
            </w:r>
            <w:r w:rsidR="000A46DB">
              <w:rPr>
                <w:noProof/>
                <w:webHidden/>
              </w:rPr>
              <w:t>21</w:t>
            </w:r>
            <w:r w:rsidR="000A46DB">
              <w:rPr>
                <w:noProof/>
                <w:webHidden/>
              </w:rPr>
              <w:fldChar w:fldCharType="end"/>
            </w:r>
          </w:hyperlink>
        </w:p>
        <w:p w14:paraId="3C2BC22B" w14:textId="2F6193B7" w:rsidR="000A46DB" w:rsidRDefault="00000000">
          <w:pPr>
            <w:pStyle w:val="TOC1"/>
            <w:tabs>
              <w:tab w:val="right" w:leader="dot" w:pos="10790"/>
            </w:tabs>
            <w:rPr>
              <w:rFonts w:eastAsiaTheme="minorEastAsia"/>
              <w:noProof/>
              <w:lang w:eastAsia="en-PH"/>
            </w:rPr>
          </w:pPr>
          <w:hyperlink w:anchor="_Toc53407159" w:history="1">
            <w:r w:rsidR="000A46DB" w:rsidRPr="00943413">
              <w:rPr>
                <w:rStyle w:val="Hyperlink"/>
                <w:noProof/>
              </w:rPr>
              <w:t>Data Dictionary</w:t>
            </w:r>
            <w:r w:rsidR="000A46DB">
              <w:rPr>
                <w:noProof/>
                <w:webHidden/>
              </w:rPr>
              <w:tab/>
            </w:r>
            <w:r w:rsidR="000A46DB">
              <w:rPr>
                <w:noProof/>
                <w:webHidden/>
              </w:rPr>
              <w:fldChar w:fldCharType="begin"/>
            </w:r>
            <w:r w:rsidR="000A46DB">
              <w:rPr>
                <w:noProof/>
                <w:webHidden/>
              </w:rPr>
              <w:instrText xml:space="preserve"> PAGEREF _Toc53407159 \h </w:instrText>
            </w:r>
            <w:r w:rsidR="000A46DB">
              <w:rPr>
                <w:noProof/>
                <w:webHidden/>
              </w:rPr>
            </w:r>
            <w:r w:rsidR="000A46DB">
              <w:rPr>
                <w:noProof/>
                <w:webHidden/>
              </w:rPr>
              <w:fldChar w:fldCharType="separate"/>
            </w:r>
            <w:r w:rsidR="000A46DB">
              <w:rPr>
                <w:noProof/>
                <w:webHidden/>
              </w:rPr>
              <w:t>22</w:t>
            </w:r>
            <w:r w:rsidR="000A46DB">
              <w:rPr>
                <w:noProof/>
                <w:webHidden/>
              </w:rPr>
              <w:fldChar w:fldCharType="end"/>
            </w:r>
          </w:hyperlink>
        </w:p>
        <w:p w14:paraId="75C4C828" w14:textId="4A6D61F7" w:rsidR="000A46DB" w:rsidRDefault="00000000">
          <w:pPr>
            <w:pStyle w:val="TOC2"/>
            <w:tabs>
              <w:tab w:val="right" w:leader="dot" w:pos="10790"/>
            </w:tabs>
            <w:rPr>
              <w:rFonts w:eastAsiaTheme="minorEastAsia"/>
              <w:noProof/>
              <w:lang w:eastAsia="en-PH"/>
            </w:rPr>
          </w:pPr>
          <w:hyperlink w:anchor="_Toc53407160" w:history="1">
            <w:r w:rsidR="000A46DB" w:rsidRPr="00943413">
              <w:rPr>
                <w:rStyle w:val="Hyperlink"/>
                <w:noProof/>
              </w:rPr>
              <w:t>BSP – Powerhouse Data Mapping</w:t>
            </w:r>
            <w:r w:rsidR="000A46DB">
              <w:rPr>
                <w:noProof/>
                <w:webHidden/>
              </w:rPr>
              <w:tab/>
            </w:r>
            <w:r w:rsidR="000A46DB">
              <w:rPr>
                <w:noProof/>
                <w:webHidden/>
              </w:rPr>
              <w:fldChar w:fldCharType="begin"/>
            </w:r>
            <w:r w:rsidR="000A46DB">
              <w:rPr>
                <w:noProof/>
                <w:webHidden/>
              </w:rPr>
              <w:instrText xml:space="preserve"> PAGEREF _Toc53407160 \h </w:instrText>
            </w:r>
            <w:r w:rsidR="000A46DB">
              <w:rPr>
                <w:noProof/>
                <w:webHidden/>
              </w:rPr>
            </w:r>
            <w:r w:rsidR="000A46DB">
              <w:rPr>
                <w:noProof/>
                <w:webHidden/>
              </w:rPr>
              <w:fldChar w:fldCharType="separate"/>
            </w:r>
            <w:r w:rsidR="000A46DB">
              <w:rPr>
                <w:noProof/>
                <w:webHidden/>
              </w:rPr>
              <w:t>22</w:t>
            </w:r>
            <w:r w:rsidR="000A46DB">
              <w:rPr>
                <w:noProof/>
                <w:webHidden/>
              </w:rPr>
              <w:fldChar w:fldCharType="end"/>
            </w:r>
          </w:hyperlink>
        </w:p>
        <w:p w14:paraId="193F8CE3" w14:textId="023020E7" w:rsidR="000A46DB" w:rsidRDefault="00000000">
          <w:pPr>
            <w:pStyle w:val="TOC3"/>
            <w:tabs>
              <w:tab w:val="right" w:leader="dot" w:pos="10790"/>
            </w:tabs>
            <w:rPr>
              <w:rFonts w:eastAsiaTheme="minorEastAsia"/>
              <w:noProof/>
              <w:lang w:eastAsia="en-PH"/>
            </w:rPr>
          </w:pPr>
          <w:hyperlink w:anchor="_Toc53407161" w:history="1">
            <w:r w:rsidR="000A46DB" w:rsidRPr="00943413">
              <w:rPr>
                <w:rStyle w:val="Hyperlink"/>
                <w:noProof/>
              </w:rPr>
              <w:t>Sales Order</w:t>
            </w:r>
            <w:r w:rsidR="000A46DB">
              <w:rPr>
                <w:noProof/>
                <w:webHidden/>
              </w:rPr>
              <w:tab/>
            </w:r>
            <w:r w:rsidR="000A46DB">
              <w:rPr>
                <w:noProof/>
                <w:webHidden/>
              </w:rPr>
              <w:fldChar w:fldCharType="begin"/>
            </w:r>
            <w:r w:rsidR="000A46DB">
              <w:rPr>
                <w:noProof/>
                <w:webHidden/>
              </w:rPr>
              <w:instrText xml:space="preserve"> PAGEREF _Toc53407161 \h </w:instrText>
            </w:r>
            <w:r w:rsidR="000A46DB">
              <w:rPr>
                <w:noProof/>
                <w:webHidden/>
              </w:rPr>
            </w:r>
            <w:r w:rsidR="000A46DB">
              <w:rPr>
                <w:noProof/>
                <w:webHidden/>
              </w:rPr>
              <w:fldChar w:fldCharType="separate"/>
            </w:r>
            <w:r w:rsidR="000A46DB">
              <w:rPr>
                <w:noProof/>
                <w:webHidden/>
              </w:rPr>
              <w:t>22</w:t>
            </w:r>
            <w:r w:rsidR="000A46DB">
              <w:rPr>
                <w:noProof/>
                <w:webHidden/>
              </w:rPr>
              <w:fldChar w:fldCharType="end"/>
            </w:r>
          </w:hyperlink>
        </w:p>
        <w:p w14:paraId="360C98BD" w14:textId="4864CD5E" w:rsidR="000A46DB" w:rsidRDefault="00000000">
          <w:pPr>
            <w:pStyle w:val="TOC3"/>
            <w:tabs>
              <w:tab w:val="right" w:leader="dot" w:pos="10790"/>
            </w:tabs>
            <w:rPr>
              <w:rFonts w:eastAsiaTheme="minorEastAsia"/>
              <w:noProof/>
              <w:lang w:eastAsia="en-PH"/>
            </w:rPr>
          </w:pPr>
          <w:hyperlink w:anchor="_Toc53407162" w:history="1">
            <w:r w:rsidR="000A46DB" w:rsidRPr="00943413">
              <w:rPr>
                <w:rStyle w:val="Hyperlink"/>
                <w:noProof/>
              </w:rPr>
              <w:t>Inventory</w:t>
            </w:r>
            <w:r w:rsidR="000A46DB">
              <w:rPr>
                <w:noProof/>
                <w:webHidden/>
              </w:rPr>
              <w:tab/>
            </w:r>
            <w:r w:rsidR="000A46DB">
              <w:rPr>
                <w:noProof/>
                <w:webHidden/>
              </w:rPr>
              <w:fldChar w:fldCharType="begin"/>
            </w:r>
            <w:r w:rsidR="000A46DB">
              <w:rPr>
                <w:noProof/>
                <w:webHidden/>
              </w:rPr>
              <w:instrText xml:space="preserve"> PAGEREF _Toc53407162 \h </w:instrText>
            </w:r>
            <w:r w:rsidR="000A46DB">
              <w:rPr>
                <w:noProof/>
                <w:webHidden/>
              </w:rPr>
            </w:r>
            <w:r w:rsidR="000A46DB">
              <w:rPr>
                <w:noProof/>
                <w:webHidden/>
              </w:rPr>
              <w:fldChar w:fldCharType="separate"/>
            </w:r>
            <w:r w:rsidR="000A46DB">
              <w:rPr>
                <w:noProof/>
                <w:webHidden/>
              </w:rPr>
              <w:t>24</w:t>
            </w:r>
            <w:r w:rsidR="000A46DB">
              <w:rPr>
                <w:noProof/>
                <w:webHidden/>
              </w:rPr>
              <w:fldChar w:fldCharType="end"/>
            </w:r>
          </w:hyperlink>
        </w:p>
        <w:p w14:paraId="1C4C4DF3" w14:textId="121D019A" w:rsidR="000A46DB" w:rsidRDefault="00000000">
          <w:pPr>
            <w:pStyle w:val="TOC3"/>
            <w:tabs>
              <w:tab w:val="right" w:leader="dot" w:pos="10790"/>
            </w:tabs>
            <w:rPr>
              <w:rFonts w:eastAsiaTheme="minorEastAsia"/>
              <w:noProof/>
              <w:lang w:eastAsia="en-PH"/>
            </w:rPr>
          </w:pPr>
          <w:hyperlink w:anchor="_Toc53407163" w:history="1">
            <w:r w:rsidR="000A46DB" w:rsidRPr="00943413">
              <w:rPr>
                <w:rStyle w:val="Hyperlink"/>
                <w:noProof/>
              </w:rPr>
              <w:t>Receipt</w:t>
            </w:r>
            <w:r w:rsidR="000A46DB">
              <w:rPr>
                <w:noProof/>
                <w:webHidden/>
              </w:rPr>
              <w:tab/>
            </w:r>
            <w:r w:rsidR="000A46DB">
              <w:rPr>
                <w:noProof/>
                <w:webHidden/>
              </w:rPr>
              <w:fldChar w:fldCharType="begin"/>
            </w:r>
            <w:r w:rsidR="000A46DB">
              <w:rPr>
                <w:noProof/>
                <w:webHidden/>
              </w:rPr>
              <w:instrText xml:space="preserve"> PAGEREF _Toc53407163 \h </w:instrText>
            </w:r>
            <w:r w:rsidR="000A46DB">
              <w:rPr>
                <w:noProof/>
                <w:webHidden/>
              </w:rPr>
            </w:r>
            <w:r w:rsidR="000A46DB">
              <w:rPr>
                <w:noProof/>
                <w:webHidden/>
              </w:rPr>
              <w:fldChar w:fldCharType="separate"/>
            </w:r>
            <w:r w:rsidR="000A46DB">
              <w:rPr>
                <w:noProof/>
                <w:webHidden/>
              </w:rPr>
              <w:t>24</w:t>
            </w:r>
            <w:r w:rsidR="000A46DB">
              <w:rPr>
                <w:noProof/>
                <w:webHidden/>
              </w:rPr>
              <w:fldChar w:fldCharType="end"/>
            </w:r>
          </w:hyperlink>
        </w:p>
        <w:p w14:paraId="36571B1A" w14:textId="1462096B" w:rsidR="000A46DB" w:rsidRDefault="00000000">
          <w:pPr>
            <w:pStyle w:val="TOC3"/>
            <w:tabs>
              <w:tab w:val="right" w:leader="dot" w:pos="10790"/>
            </w:tabs>
            <w:rPr>
              <w:rFonts w:eastAsiaTheme="minorEastAsia"/>
              <w:noProof/>
              <w:lang w:eastAsia="en-PH"/>
            </w:rPr>
          </w:pPr>
          <w:hyperlink w:anchor="_Toc53407164" w:history="1">
            <w:r w:rsidR="000A46DB" w:rsidRPr="00943413">
              <w:rPr>
                <w:rStyle w:val="Hyperlink"/>
                <w:noProof/>
              </w:rPr>
              <w:t>Purchase Order</w:t>
            </w:r>
            <w:r w:rsidR="000A46DB">
              <w:rPr>
                <w:noProof/>
                <w:webHidden/>
              </w:rPr>
              <w:tab/>
            </w:r>
            <w:r w:rsidR="000A46DB">
              <w:rPr>
                <w:noProof/>
                <w:webHidden/>
              </w:rPr>
              <w:fldChar w:fldCharType="begin"/>
            </w:r>
            <w:r w:rsidR="000A46DB">
              <w:rPr>
                <w:noProof/>
                <w:webHidden/>
              </w:rPr>
              <w:instrText xml:space="preserve"> PAGEREF _Toc53407164 \h </w:instrText>
            </w:r>
            <w:r w:rsidR="000A46DB">
              <w:rPr>
                <w:noProof/>
                <w:webHidden/>
              </w:rPr>
            </w:r>
            <w:r w:rsidR="000A46DB">
              <w:rPr>
                <w:noProof/>
                <w:webHidden/>
              </w:rPr>
              <w:fldChar w:fldCharType="separate"/>
            </w:r>
            <w:r w:rsidR="000A46DB">
              <w:rPr>
                <w:noProof/>
                <w:webHidden/>
              </w:rPr>
              <w:t>25</w:t>
            </w:r>
            <w:r w:rsidR="000A46DB">
              <w:rPr>
                <w:noProof/>
                <w:webHidden/>
              </w:rPr>
              <w:fldChar w:fldCharType="end"/>
            </w:r>
          </w:hyperlink>
        </w:p>
        <w:p w14:paraId="46B77449" w14:textId="634F77FF" w:rsidR="000A46DB" w:rsidRDefault="00000000">
          <w:pPr>
            <w:pStyle w:val="TOC3"/>
            <w:tabs>
              <w:tab w:val="right" w:leader="dot" w:pos="10790"/>
            </w:tabs>
            <w:rPr>
              <w:rFonts w:eastAsiaTheme="minorEastAsia"/>
              <w:noProof/>
              <w:lang w:eastAsia="en-PH"/>
            </w:rPr>
          </w:pPr>
          <w:hyperlink w:anchor="_Toc53407165" w:history="1">
            <w:r w:rsidR="000A46DB" w:rsidRPr="00943413">
              <w:rPr>
                <w:rStyle w:val="Hyperlink"/>
                <w:noProof/>
              </w:rPr>
              <w:t>Receiving (Powerhouse to GP)</w:t>
            </w:r>
            <w:r w:rsidR="000A46DB">
              <w:rPr>
                <w:noProof/>
                <w:webHidden/>
              </w:rPr>
              <w:tab/>
            </w:r>
            <w:r w:rsidR="000A46DB">
              <w:rPr>
                <w:noProof/>
                <w:webHidden/>
              </w:rPr>
              <w:fldChar w:fldCharType="begin"/>
            </w:r>
            <w:r w:rsidR="000A46DB">
              <w:rPr>
                <w:noProof/>
                <w:webHidden/>
              </w:rPr>
              <w:instrText xml:space="preserve"> PAGEREF _Toc53407165 \h </w:instrText>
            </w:r>
            <w:r w:rsidR="000A46DB">
              <w:rPr>
                <w:noProof/>
                <w:webHidden/>
              </w:rPr>
            </w:r>
            <w:r w:rsidR="000A46DB">
              <w:rPr>
                <w:noProof/>
                <w:webHidden/>
              </w:rPr>
              <w:fldChar w:fldCharType="separate"/>
            </w:r>
            <w:r w:rsidR="000A46DB">
              <w:rPr>
                <w:noProof/>
                <w:webHidden/>
              </w:rPr>
              <w:t>27</w:t>
            </w:r>
            <w:r w:rsidR="000A46DB">
              <w:rPr>
                <w:noProof/>
                <w:webHidden/>
              </w:rPr>
              <w:fldChar w:fldCharType="end"/>
            </w:r>
          </w:hyperlink>
        </w:p>
        <w:p w14:paraId="06F4E512" w14:textId="1C992BBE" w:rsidR="000A46DB" w:rsidRDefault="00000000">
          <w:pPr>
            <w:pStyle w:val="TOC3"/>
            <w:tabs>
              <w:tab w:val="right" w:leader="dot" w:pos="10790"/>
            </w:tabs>
            <w:rPr>
              <w:rFonts w:eastAsiaTheme="minorEastAsia"/>
              <w:noProof/>
              <w:lang w:eastAsia="en-PH"/>
            </w:rPr>
          </w:pPr>
          <w:hyperlink w:anchor="_Toc53407166" w:history="1">
            <w:r w:rsidR="000A46DB" w:rsidRPr="00943413">
              <w:rPr>
                <w:rStyle w:val="Hyperlink"/>
                <w:noProof/>
              </w:rPr>
              <w:t>Inventory Transfer (Powerhouse to GP)</w:t>
            </w:r>
            <w:r w:rsidR="000A46DB">
              <w:rPr>
                <w:noProof/>
                <w:webHidden/>
              </w:rPr>
              <w:tab/>
            </w:r>
            <w:r w:rsidR="000A46DB">
              <w:rPr>
                <w:noProof/>
                <w:webHidden/>
              </w:rPr>
              <w:fldChar w:fldCharType="begin"/>
            </w:r>
            <w:r w:rsidR="000A46DB">
              <w:rPr>
                <w:noProof/>
                <w:webHidden/>
              </w:rPr>
              <w:instrText xml:space="preserve"> PAGEREF _Toc53407166 \h </w:instrText>
            </w:r>
            <w:r w:rsidR="000A46DB">
              <w:rPr>
                <w:noProof/>
                <w:webHidden/>
              </w:rPr>
            </w:r>
            <w:r w:rsidR="000A46DB">
              <w:rPr>
                <w:noProof/>
                <w:webHidden/>
              </w:rPr>
              <w:fldChar w:fldCharType="separate"/>
            </w:r>
            <w:r w:rsidR="000A46DB">
              <w:rPr>
                <w:noProof/>
                <w:webHidden/>
              </w:rPr>
              <w:t>27</w:t>
            </w:r>
            <w:r w:rsidR="000A46DB">
              <w:rPr>
                <w:noProof/>
                <w:webHidden/>
              </w:rPr>
              <w:fldChar w:fldCharType="end"/>
            </w:r>
          </w:hyperlink>
        </w:p>
        <w:p w14:paraId="7C04A120" w14:textId="740E1318" w:rsidR="000A46DB" w:rsidRDefault="00000000">
          <w:pPr>
            <w:pStyle w:val="TOC2"/>
            <w:tabs>
              <w:tab w:val="right" w:leader="dot" w:pos="10790"/>
            </w:tabs>
            <w:rPr>
              <w:rFonts w:eastAsiaTheme="minorEastAsia"/>
              <w:noProof/>
              <w:lang w:eastAsia="en-PH"/>
            </w:rPr>
          </w:pPr>
          <w:hyperlink w:anchor="_Toc53407167" w:history="1">
            <w:r w:rsidR="000A46DB" w:rsidRPr="00943413">
              <w:rPr>
                <w:rStyle w:val="Hyperlink"/>
                <w:noProof/>
              </w:rPr>
              <w:t>BSP Tables</w:t>
            </w:r>
            <w:r w:rsidR="000A46DB">
              <w:rPr>
                <w:noProof/>
                <w:webHidden/>
              </w:rPr>
              <w:tab/>
            </w:r>
            <w:r w:rsidR="000A46DB">
              <w:rPr>
                <w:noProof/>
                <w:webHidden/>
              </w:rPr>
              <w:fldChar w:fldCharType="begin"/>
            </w:r>
            <w:r w:rsidR="000A46DB">
              <w:rPr>
                <w:noProof/>
                <w:webHidden/>
              </w:rPr>
              <w:instrText xml:space="preserve"> PAGEREF _Toc53407167 \h </w:instrText>
            </w:r>
            <w:r w:rsidR="000A46DB">
              <w:rPr>
                <w:noProof/>
                <w:webHidden/>
              </w:rPr>
            </w:r>
            <w:r w:rsidR="000A46DB">
              <w:rPr>
                <w:noProof/>
                <w:webHidden/>
              </w:rPr>
              <w:fldChar w:fldCharType="separate"/>
            </w:r>
            <w:r w:rsidR="000A46DB">
              <w:rPr>
                <w:noProof/>
                <w:webHidden/>
              </w:rPr>
              <w:t>29</w:t>
            </w:r>
            <w:r w:rsidR="000A46DB">
              <w:rPr>
                <w:noProof/>
                <w:webHidden/>
              </w:rPr>
              <w:fldChar w:fldCharType="end"/>
            </w:r>
          </w:hyperlink>
        </w:p>
        <w:p w14:paraId="58A654AA" w14:textId="5C3D321F" w:rsidR="000A46DB" w:rsidRDefault="00000000">
          <w:pPr>
            <w:pStyle w:val="TOC2"/>
            <w:tabs>
              <w:tab w:val="right" w:leader="dot" w:pos="10790"/>
            </w:tabs>
            <w:rPr>
              <w:rFonts w:eastAsiaTheme="minorEastAsia"/>
              <w:noProof/>
              <w:lang w:eastAsia="en-PH"/>
            </w:rPr>
          </w:pPr>
          <w:hyperlink w:anchor="_Toc53407168" w:history="1">
            <w:r w:rsidR="000A46DB" w:rsidRPr="00943413">
              <w:rPr>
                <w:rStyle w:val="Hyperlink"/>
                <w:noProof/>
              </w:rPr>
              <w:t>Troubleshooting</w:t>
            </w:r>
            <w:r w:rsidR="000A46DB">
              <w:rPr>
                <w:noProof/>
                <w:webHidden/>
              </w:rPr>
              <w:tab/>
            </w:r>
            <w:r w:rsidR="000A46DB">
              <w:rPr>
                <w:noProof/>
                <w:webHidden/>
              </w:rPr>
              <w:fldChar w:fldCharType="begin"/>
            </w:r>
            <w:r w:rsidR="000A46DB">
              <w:rPr>
                <w:noProof/>
                <w:webHidden/>
              </w:rPr>
              <w:instrText xml:space="preserve"> PAGEREF _Toc53407168 \h </w:instrText>
            </w:r>
            <w:r w:rsidR="000A46DB">
              <w:rPr>
                <w:noProof/>
                <w:webHidden/>
              </w:rPr>
            </w:r>
            <w:r w:rsidR="000A46DB">
              <w:rPr>
                <w:noProof/>
                <w:webHidden/>
              </w:rPr>
              <w:fldChar w:fldCharType="separate"/>
            </w:r>
            <w:r w:rsidR="000A46DB">
              <w:rPr>
                <w:noProof/>
                <w:webHidden/>
              </w:rPr>
              <w:t>33</w:t>
            </w:r>
            <w:r w:rsidR="000A46DB">
              <w:rPr>
                <w:noProof/>
                <w:webHidden/>
              </w:rPr>
              <w:fldChar w:fldCharType="end"/>
            </w:r>
          </w:hyperlink>
        </w:p>
        <w:p w14:paraId="28516E10" w14:textId="000AEA55" w:rsidR="00A529EC" w:rsidRDefault="00A529EC">
          <w:r>
            <w:rPr>
              <w:b/>
              <w:bCs/>
              <w:noProof/>
            </w:rPr>
            <w:fldChar w:fldCharType="end"/>
          </w:r>
        </w:p>
      </w:sdtContent>
    </w:sdt>
    <w:p w14:paraId="56F813A2" w14:textId="64D76E68" w:rsidR="00A529EC" w:rsidRDefault="00A529EC">
      <w:pPr>
        <w:rPr>
          <w:rFonts w:asciiTheme="majorHAnsi" w:eastAsiaTheme="majorEastAsia" w:hAnsiTheme="majorHAnsi" w:cstheme="majorBidi"/>
          <w:color w:val="2F5496" w:themeColor="accent1" w:themeShade="BF"/>
          <w:sz w:val="32"/>
          <w:szCs w:val="32"/>
        </w:rPr>
      </w:pPr>
      <w:r>
        <w:br w:type="page"/>
      </w:r>
    </w:p>
    <w:p w14:paraId="1CC8F107" w14:textId="2298CCCF" w:rsidR="00EA1453" w:rsidRDefault="00EA1453" w:rsidP="00BB2100">
      <w:pPr>
        <w:pStyle w:val="Heading1"/>
      </w:pPr>
      <w:bookmarkStart w:id="0" w:name="_Toc53407134"/>
      <w:r>
        <w:lastRenderedPageBreak/>
        <w:t>Version Information</w:t>
      </w:r>
      <w:bookmarkEnd w:id="0"/>
    </w:p>
    <w:tbl>
      <w:tblPr>
        <w:tblStyle w:val="TableGrid"/>
        <w:tblW w:w="0" w:type="auto"/>
        <w:tblInd w:w="720" w:type="dxa"/>
        <w:tblLook w:val="04A0" w:firstRow="1" w:lastRow="0" w:firstColumn="1" w:lastColumn="0" w:noHBand="0" w:noVBand="1"/>
      </w:tblPr>
      <w:tblGrid>
        <w:gridCol w:w="2613"/>
        <w:gridCol w:w="2691"/>
        <w:gridCol w:w="2234"/>
        <w:gridCol w:w="2532"/>
      </w:tblGrid>
      <w:tr w:rsidR="00EA1453" w14:paraId="2E2A08BD" w14:textId="0B4B939C" w:rsidTr="00EA1453">
        <w:tc>
          <w:tcPr>
            <w:tcW w:w="2613" w:type="dxa"/>
            <w:shd w:val="clear" w:color="auto" w:fill="EDEDED" w:themeFill="accent3" w:themeFillTint="33"/>
          </w:tcPr>
          <w:p w14:paraId="1E7B2CFC" w14:textId="0A57D018" w:rsidR="00EA1453" w:rsidRPr="00136E04" w:rsidRDefault="00EA1453" w:rsidP="0043244D">
            <w:pPr>
              <w:pStyle w:val="ListParagraph"/>
              <w:ind w:left="0"/>
              <w:rPr>
                <w:b/>
              </w:rPr>
            </w:pPr>
            <w:r>
              <w:rPr>
                <w:b/>
              </w:rPr>
              <w:t>Version</w:t>
            </w:r>
          </w:p>
        </w:tc>
        <w:tc>
          <w:tcPr>
            <w:tcW w:w="2691" w:type="dxa"/>
            <w:shd w:val="clear" w:color="auto" w:fill="EDEDED" w:themeFill="accent3" w:themeFillTint="33"/>
          </w:tcPr>
          <w:p w14:paraId="76797FD5" w14:textId="406A6BD7" w:rsidR="00EA1453" w:rsidRPr="00136E04" w:rsidRDefault="00EA1453" w:rsidP="0043244D">
            <w:pPr>
              <w:pStyle w:val="ListParagraph"/>
              <w:ind w:left="0"/>
              <w:rPr>
                <w:b/>
              </w:rPr>
            </w:pPr>
            <w:r>
              <w:rPr>
                <w:b/>
              </w:rPr>
              <w:t>Resource</w:t>
            </w:r>
          </w:p>
        </w:tc>
        <w:tc>
          <w:tcPr>
            <w:tcW w:w="2234" w:type="dxa"/>
            <w:shd w:val="clear" w:color="auto" w:fill="EDEDED" w:themeFill="accent3" w:themeFillTint="33"/>
          </w:tcPr>
          <w:p w14:paraId="77C9CEE5" w14:textId="736ADFDC" w:rsidR="00EA1453" w:rsidRDefault="00EA1453" w:rsidP="0043244D">
            <w:pPr>
              <w:pStyle w:val="ListParagraph"/>
              <w:ind w:left="0"/>
              <w:rPr>
                <w:b/>
              </w:rPr>
            </w:pPr>
            <w:r>
              <w:rPr>
                <w:b/>
              </w:rPr>
              <w:t>Date</w:t>
            </w:r>
          </w:p>
        </w:tc>
        <w:tc>
          <w:tcPr>
            <w:tcW w:w="2532" w:type="dxa"/>
            <w:shd w:val="clear" w:color="auto" w:fill="EDEDED" w:themeFill="accent3" w:themeFillTint="33"/>
          </w:tcPr>
          <w:p w14:paraId="6D6A70A8" w14:textId="1E4FD5CD" w:rsidR="00EA1453" w:rsidRDefault="00EA1453" w:rsidP="0043244D">
            <w:pPr>
              <w:pStyle w:val="ListParagraph"/>
              <w:ind w:left="0"/>
              <w:rPr>
                <w:b/>
              </w:rPr>
            </w:pPr>
            <w:r>
              <w:rPr>
                <w:b/>
              </w:rPr>
              <w:t>Remarks</w:t>
            </w:r>
          </w:p>
        </w:tc>
      </w:tr>
      <w:tr w:rsidR="00EA1453" w14:paraId="0638E697" w14:textId="2770C496" w:rsidTr="00EA1453">
        <w:tc>
          <w:tcPr>
            <w:tcW w:w="2613" w:type="dxa"/>
          </w:tcPr>
          <w:p w14:paraId="1D9E05F7" w14:textId="5BC86667" w:rsidR="00EA1453" w:rsidRDefault="00EA1453" w:rsidP="0043244D">
            <w:pPr>
              <w:pStyle w:val="ListParagraph"/>
              <w:ind w:left="0"/>
            </w:pPr>
            <w:r>
              <w:t>1.0</w:t>
            </w:r>
          </w:p>
        </w:tc>
        <w:tc>
          <w:tcPr>
            <w:tcW w:w="2691" w:type="dxa"/>
          </w:tcPr>
          <w:p w14:paraId="52579D43" w14:textId="0243370F" w:rsidR="00EA1453" w:rsidRDefault="00EA1453" w:rsidP="0043244D">
            <w:pPr>
              <w:pStyle w:val="ListParagraph"/>
              <w:ind w:left="0"/>
            </w:pPr>
            <w:r>
              <w:t>Ric Paras</w:t>
            </w:r>
          </w:p>
        </w:tc>
        <w:tc>
          <w:tcPr>
            <w:tcW w:w="2234" w:type="dxa"/>
          </w:tcPr>
          <w:p w14:paraId="3B099FD3" w14:textId="31B00E11" w:rsidR="00EA1453" w:rsidRDefault="00423524" w:rsidP="0043244D">
            <w:pPr>
              <w:pStyle w:val="ListParagraph"/>
              <w:ind w:left="0"/>
            </w:pPr>
            <w:r>
              <w:t>Apr 1</w:t>
            </w:r>
            <w:r w:rsidR="00EA1453">
              <w:t>, 2020</w:t>
            </w:r>
          </w:p>
        </w:tc>
        <w:tc>
          <w:tcPr>
            <w:tcW w:w="2532" w:type="dxa"/>
          </w:tcPr>
          <w:p w14:paraId="2C32632B" w14:textId="14131497" w:rsidR="00EA1453" w:rsidRDefault="00EA1453" w:rsidP="0043244D">
            <w:pPr>
              <w:pStyle w:val="ListParagraph"/>
              <w:ind w:left="0"/>
            </w:pPr>
            <w:r>
              <w:t>Created Document</w:t>
            </w:r>
          </w:p>
        </w:tc>
      </w:tr>
      <w:tr w:rsidR="006F6C2A" w14:paraId="3631351C" w14:textId="77777777" w:rsidTr="00EA1453">
        <w:tc>
          <w:tcPr>
            <w:tcW w:w="2613" w:type="dxa"/>
          </w:tcPr>
          <w:p w14:paraId="10D69C9D" w14:textId="00559F53" w:rsidR="006F6C2A" w:rsidRDefault="006F6C2A" w:rsidP="0043244D">
            <w:pPr>
              <w:pStyle w:val="ListParagraph"/>
              <w:ind w:left="0"/>
            </w:pPr>
            <w:r>
              <w:t>1.1</w:t>
            </w:r>
          </w:p>
        </w:tc>
        <w:tc>
          <w:tcPr>
            <w:tcW w:w="2691" w:type="dxa"/>
          </w:tcPr>
          <w:p w14:paraId="1442F9EC" w14:textId="3406DA1E" w:rsidR="006F6C2A" w:rsidRDefault="006F6C2A" w:rsidP="0043244D">
            <w:pPr>
              <w:pStyle w:val="ListParagraph"/>
              <w:ind w:left="0"/>
            </w:pPr>
            <w:r>
              <w:t>Ric Paras</w:t>
            </w:r>
          </w:p>
        </w:tc>
        <w:tc>
          <w:tcPr>
            <w:tcW w:w="2234" w:type="dxa"/>
          </w:tcPr>
          <w:p w14:paraId="687A96C4" w14:textId="009CDB43" w:rsidR="006F6C2A" w:rsidRDefault="006F6C2A" w:rsidP="0043244D">
            <w:pPr>
              <w:pStyle w:val="ListParagraph"/>
              <w:ind w:left="0"/>
            </w:pPr>
            <w:r>
              <w:t>May 9, 2020</w:t>
            </w:r>
          </w:p>
        </w:tc>
        <w:tc>
          <w:tcPr>
            <w:tcW w:w="2532" w:type="dxa"/>
          </w:tcPr>
          <w:p w14:paraId="41F6DAB5" w14:textId="3CF94A99" w:rsidR="006F6C2A" w:rsidRDefault="006F6C2A" w:rsidP="0043244D">
            <w:pPr>
              <w:pStyle w:val="ListParagraph"/>
              <w:ind w:left="0"/>
            </w:pPr>
            <w:r>
              <w:t>Updated Screenshots, Added Processing Steps, Added more table definitions</w:t>
            </w:r>
          </w:p>
        </w:tc>
      </w:tr>
      <w:tr w:rsidR="008B16F4" w14:paraId="34E65FB8" w14:textId="77777777" w:rsidTr="00EA1453">
        <w:tc>
          <w:tcPr>
            <w:tcW w:w="2613" w:type="dxa"/>
          </w:tcPr>
          <w:p w14:paraId="46E71FA4" w14:textId="092B96AC" w:rsidR="008B16F4" w:rsidRDefault="008B16F4" w:rsidP="0043244D">
            <w:pPr>
              <w:pStyle w:val="ListParagraph"/>
              <w:ind w:left="0"/>
            </w:pPr>
            <w:r>
              <w:t>1.2</w:t>
            </w:r>
          </w:p>
        </w:tc>
        <w:tc>
          <w:tcPr>
            <w:tcW w:w="2691" w:type="dxa"/>
          </w:tcPr>
          <w:p w14:paraId="2BB5BA02" w14:textId="62C44EB0" w:rsidR="008B16F4" w:rsidRDefault="008B16F4" w:rsidP="0043244D">
            <w:pPr>
              <w:pStyle w:val="ListParagraph"/>
              <w:ind w:left="0"/>
            </w:pPr>
            <w:r>
              <w:t>Ric Paras</w:t>
            </w:r>
          </w:p>
        </w:tc>
        <w:tc>
          <w:tcPr>
            <w:tcW w:w="2234" w:type="dxa"/>
          </w:tcPr>
          <w:p w14:paraId="75ADB9FC" w14:textId="3182F13C" w:rsidR="008B16F4" w:rsidRDefault="008B16F4" w:rsidP="0043244D">
            <w:pPr>
              <w:pStyle w:val="ListParagraph"/>
              <w:ind w:left="0"/>
            </w:pPr>
            <w:r>
              <w:t>May 13, 2020</w:t>
            </w:r>
          </w:p>
        </w:tc>
        <w:tc>
          <w:tcPr>
            <w:tcW w:w="2532" w:type="dxa"/>
          </w:tcPr>
          <w:p w14:paraId="24C501E4" w14:textId="273BB5D3" w:rsidR="008B16F4" w:rsidRDefault="008B16F4" w:rsidP="0043244D">
            <w:pPr>
              <w:pStyle w:val="ListParagraph"/>
              <w:ind w:left="0"/>
            </w:pPr>
            <w:r>
              <w:t>Added Inventory Item sending and table mapping</w:t>
            </w:r>
          </w:p>
        </w:tc>
      </w:tr>
      <w:tr w:rsidR="008F61F8" w14:paraId="580EC202" w14:textId="77777777" w:rsidTr="00EA1453">
        <w:tc>
          <w:tcPr>
            <w:tcW w:w="2613" w:type="dxa"/>
          </w:tcPr>
          <w:p w14:paraId="069743C5" w14:textId="7BDCFAD8" w:rsidR="008F61F8" w:rsidRDefault="008F61F8" w:rsidP="0043244D">
            <w:pPr>
              <w:pStyle w:val="ListParagraph"/>
              <w:ind w:left="0"/>
            </w:pPr>
            <w:r>
              <w:t>1.3</w:t>
            </w:r>
          </w:p>
        </w:tc>
        <w:tc>
          <w:tcPr>
            <w:tcW w:w="2691" w:type="dxa"/>
          </w:tcPr>
          <w:p w14:paraId="740F7DAF" w14:textId="06DB45ED" w:rsidR="008F61F8" w:rsidRDefault="008F61F8" w:rsidP="0043244D">
            <w:pPr>
              <w:pStyle w:val="ListParagraph"/>
              <w:ind w:left="0"/>
            </w:pPr>
            <w:r>
              <w:t>Ric Paras</w:t>
            </w:r>
          </w:p>
        </w:tc>
        <w:tc>
          <w:tcPr>
            <w:tcW w:w="2234" w:type="dxa"/>
          </w:tcPr>
          <w:p w14:paraId="1155875B" w14:textId="105B9BD8" w:rsidR="008F61F8" w:rsidRDefault="008F61F8" w:rsidP="0043244D">
            <w:pPr>
              <w:pStyle w:val="ListParagraph"/>
              <w:ind w:left="0"/>
            </w:pPr>
            <w:r>
              <w:t>May 26, 2020</w:t>
            </w:r>
          </w:p>
        </w:tc>
        <w:tc>
          <w:tcPr>
            <w:tcW w:w="2532" w:type="dxa"/>
          </w:tcPr>
          <w:p w14:paraId="19366D60" w14:textId="376A5262" w:rsidR="008F61F8" w:rsidRDefault="008F61F8" w:rsidP="0043244D">
            <w:pPr>
              <w:pStyle w:val="ListParagraph"/>
              <w:ind w:left="0"/>
            </w:pPr>
            <w:r>
              <w:t>Updated Receiving Maintenance. Added PO Integration</w:t>
            </w:r>
            <w:r w:rsidR="008C2D15">
              <w:t>. Added About Window</w:t>
            </w:r>
          </w:p>
        </w:tc>
      </w:tr>
      <w:tr w:rsidR="00EF035D" w14:paraId="0D4D383A" w14:textId="77777777" w:rsidTr="00EA1453">
        <w:tc>
          <w:tcPr>
            <w:tcW w:w="2613" w:type="dxa"/>
          </w:tcPr>
          <w:p w14:paraId="3EDD753D" w14:textId="0CB0D1CF" w:rsidR="00EF035D" w:rsidRDefault="00EF035D" w:rsidP="0043244D">
            <w:pPr>
              <w:pStyle w:val="ListParagraph"/>
              <w:ind w:left="0"/>
            </w:pPr>
            <w:r>
              <w:t>1.4</w:t>
            </w:r>
          </w:p>
        </w:tc>
        <w:tc>
          <w:tcPr>
            <w:tcW w:w="2691" w:type="dxa"/>
          </w:tcPr>
          <w:p w14:paraId="50E77F99" w14:textId="091A792D" w:rsidR="00EF035D" w:rsidRDefault="00EF035D" w:rsidP="0043244D">
            <w:pPr>
              <w:pStyle w:val="ListParagraph"/>
              <w:ind w:left="0"/>
            </w:pPr>
            <w:r>
              <w:t>Ric Paras</w:t>
            </w:r>
          </w:p>
        </w:tc>
        <w:tc>
          <w:tcPr>
            <w:tcW w:w="2234" w:type="dxa"/>
          </w:tcPr>
          <w:p w14:paraId="5C16F3A3" w14:textId="28CA21AA" w:rsidR="00EF035D" w:rsidRDefault="00EF035D" w:rsidP="0043244D">
            <w:pPr>
              <w:pStyle w:val="ListParagraph"/>
              <w:ind w:left="0"/>
            </w:pPr>
            <w:r>
              <w:t>June 5, 2020</w:t>
            </w:r>
          </w:p>
        </w:tc>
        <w:tc>
          <w:tcPr>
            <w:tcW w:w="2532" w:type="dxa"/>
          </w:tcPr>
          <w:p w14:paraId="778D92FF" w14:textId="59D69054" w:rsidR="00EF035D" w:rsidRDefault="00EF035D" w:rsidP="0043244D">
            <w:pPr>
              <w:pStyle w:val="ListParagraph"/>
              <w:ind w:left="0"/>
            </w:pPr>
            <w:r>
              <w:t>Added Auto Sync of Items</w:t>
            </w:r>
          </w:p>
        </w:tc>
      </w:tr>
      <w:tr w:rsidR="000A0F2F" w14:paraId="08BB85B1" w14:textId="77777777" w:rsidTr="00EA1453">
        <w:tc>
          <w:tcPr>
            <w:tcW w:w="2613" w:type="dxa"/>
          </w:tcPr>
          <w:p w14:paraId="4A0F854A" w14:textId="44C725F7" w:rsidR="000A0F2F" w:rsidRDefault="000A0F2F" w:rsidP="0043244D">
            <w:pPr>
              <w:pStyle w:val="ListParagraph"/>
              <w:ind w:left="0"/>
            </w:pPr>
            <w:r>
              <w:t>1.5</w:t>
            </w:r>
          </w:p>
        </w:tc>
        <w:tc>
          <w:tcPr>
            <w:tcW w:w="2691" w:type="dxa"/>
          </w:tcPr>
          <w:p w14:paraId="5079337C" w14:textId="5004C92B" w:rsidR="000A0F2F" w:rsidRDefault="000A0F2F" w:rsidP="0043244D">
            <w:pPr>
              <w:pStyle w:val="ListParagraph"/>
              <w:ind w:left="0"/>
            </w:pPr>
            <w:r>
              <w:t>Ric Paras</w:t>
            </w:r>
          </w:p>
        </w:tc>
        <w:tc>
          <w:tcPr>
            <w:tcW w:w="2234" w:type="dxa"/>
          </w:tcPr>
          <w:p w14:paraId="54B90073" w14:textId="3512BB83" w:rsidR="000A0F2F" w:rsidRDefault="000A0F2F" w:rsidP="0043244D">
            <w:pPr>
              <w:pStyle w:val="ListParagraph"/>
              <w:ind w:left="0"/>
            </w:pPr>
            <w:r>
              <w:t>August 13, 2020</w:t>
            </w:r>
          </w:p>
        </w:tc>
        <w:tc>
          <w:tcPr>
            <w:tcW w:w="2532" w:type="dxa"/>
          </w:tcPr>
          <w:p w14:paraId="585324E7" w14:textId="3F57B0F5" w:rsidR="000A0F2F" w:rsidRDefault="000A0F2F" w:rsidP="0043244D">
            <w:pPr>
              <w:pStyle w:val="ListParagraph"/>
              <w:ind w:left="0"/>
            </w:pPr>
            <w:r>
              <w:t>Updated PO Integration. Updated Setup. Added Inquiry Windows. Updated Mapping</w:t>
            </w:r>
          </w:p>
        </w:tc>
      </w:tr>
      <w:tr w:rsidR="003A40C0" w14:paraId="510D18BA" w14:textId="77777777" w:rsidTr="00EA1453">
        <w:tc>
          <w:tcPr>
            <w:tcW w:w="2613" w:type="dxa"/>
          </w:tcPr>
          <w:p w14:paraId="419942D3" w14:textId="1C9ADB17" w:rsidR="003A40C0" w:rsidRDefault="003A40C0" w:rsidP="0043244D">
            <w:pPr>
              <w:pStyle w:val="ListParagraph"/>
              <w:ind w:left="0"/>
            </w:pPr>
            <w:r>
              <w:t>1.6</w:t>
            </w:r>
          </w:p>
        </w:tc>
        <w:tc>
          <w:tcPr>
            <w:tcW w:w="2691" w:type="dxa"/>
          </w:tcPr>
          <w:p w14:paraId="2FA56CCC" w14:textId="35D84236" w:rsidR="003A40C0" w:rsidRDefault="003A40C0" w:rsidP="0043244D">
            <w:pPr>
              <w:pStyle w:val="ListParagraph"/>
              <w:ind w:left="0"/>
            </w:pPr>
            <w:r>
              <w:t>Ric Paras</w:t>
            </w:r>
          </w:p>
        </w:tc>
        <w:tc>
          <w:tcPr>
            <w:tcW w:w="2234" w:type="dxa"/>
          </w:tcPr>
          <w:p w14:paraId="784BA745" w14:textId="6F737072" w:rsidR="003A40C0" w:rsidRDefault="003A40C0" w:rsidP="0043244D">
            <w:pPr>
              <w:pStyle w:val="ListParagraph"/>
              <w:ind w:left="0"/>
            </w:pPr>
            <w:r>
              <w:t>September 15, 2020</w:t>
            </w:r>
          </w:p>
        </w:tc>
        <w:tc>
          <w:tcPr>
            <w:tcW w:w="2532" w:type="dxa"/>
          </w:tcPr>
          <w:p w14:paraId="095D081E" w14:textId="24393B20" w:rsidR="003A40C0" w:rsidRDefault="003A40C0" w:rsidP="0043244D">
            <w:pPr>
              <w:pStyle w:val="ListParagraph"/>
              <w:ind w:left="0"/>
            </w:pPr>
            <w:r>
              <w:t>Added File Repository Section</w:t>
            </w:r>
          </w:p>
        </w:tc>
      </w:tr>
      <w:tr w:rsidR="000A46DB" w14:paraId="66CB5DB3" w14:textId="77777777" w:rsidTr="00EA1453">
        <w:tc>
          <w:tcPr>
            <w:tcW w:w="2613" w:type="dxa"/>
          </w:tcPr>
          <w:p w14:paraId="3192207A" w14:textId="3412648F" w:rsidR="000A46DB" w:rsidRDefault="000A46DB" w:rsidP="0043244D">
            <w:pPr>
              <w:pStyle w:val="ListParagraph"/>
              <w:ind w:left="0"/>
            </w:pPr>
            <w:r>
              <w:t>1.7</w:t>
            </w:r>
          </w:p>
        </w:tc>
        <w:tc>
          <w:tcPr>
            <w:tcW w:w="2691" w:type="dxa"/>
          </w:tcPr>
          <w:p w14:paraId="4DF4A456" w14:textId="670241B9" w:rsidR="000A46DB" w:rsidRDefault="000A46DB" w:rsidP="0043244D">
            <w:pPr>
              <w:pStyle w:val="ListParagraph"/>
              <w:ind w:left="0"/>
            </w:pPr>
            <w:r>
              <w:t>Ric Paras</w:t>
            </w:r>
          </w:p>
        </w:tc>
        <w:tc>
          <w:tcPr>
            <w:tcW w:w="2234" w:type="dxa"/>
          </w:tcPr>
          <w:p w14:paraId="3D51640A" w14:textId="36A09BD0" w:rsidR="000A46DB" w:rsidRDefault="000A46DB" w:rsidP="0043244D">
            <w:pPr>
              <w:pStyle w:val="ListParagraph"/>
              <w:ind w:left="0"/>
            </w:pPr>
            <w:r>
              <w:t>October 12, 2020</w:t>
            </w:r>
          </w:p>
        </w:tc>
        <w:tc>
          <w:tcPr>
            <w:tcW w:w="2532" w:type="dxa"/>
          </w:tcPr>
          <w:p w14:paraId="7677A394" w14:textId="6543D24B" w:rsidR="000A46DB" w:rsidRDefault="000A46DB" w:rsidP="0043244D">
            <w:pPr>
              <w:pStyle w:val="ListParagraph"/>
              <w:ind w:left="0"/>
            </w:pPr>
            <w:r>
              <w:t>Added Troubleshooting section</w:t>
            </w:r>
          </w:p>
        </w:tc>
      </w:tr>
    </w:tbl>
    <w:p w14:paraId="3C330B02" w14:textId="3ADF2AD6" w:rsidR="00EA1453" w:rsidRDefault="00EA1453">
      <w:pPr>
        <w:rPr>
          <w:rFonts w:asciiTheme="majorHAnsi" w:eastAsiaTheme="majorEastAsia" w:hAnsiTheme="majorHAnsi" w:cstheme="majorBidi"/>
          <w:color w:val="2F5496" w:themeColor="accent1" w:themeShade="BF"/>
          <w:sz w:val="32"/>
          <w:szCs w:val="32"/>
        </w:rPr>
      </w:pPr>
      <w:r>
        <w:br w:type="page"/>
      </w:r>
    </w:p>
    <w:p w14:paraId="06D0401F" w14:textId="63D34CB8" w:rsidR="00A24E23" w:rsidRDefault="004B0EC3" w:rsidP="00BB2100">
      <w:pPr>
        <w:pStyle w:val="Heading1"/>
      </w:pPr>
      <w:bookmarkStart w:id="1" w:name="_Toc53407135"/>
      <w:bookmarkStart w:id="2" w:name="_Hlk36627363"/>
      <w:r>
        <w:lastRenderedPageBreak/>
        <w:t xml:space="preserve">Integration </w:t>
      </w:r>
      <w:r w:rsidR="00283F20">
        <w:t>Setup</w:t>
      </w:r>
      <w:bookmarkEnd w:id="1"/>
    </w:p>
    <w:p w14:paraId="55BB66E1" w14:textId="0FEF22AA" w:rsidR="004B0EC3" w:rsidRPr="004B0EC3" w:rsidRDefault="0066376A" w:rsidP="00BB2100">
      <w:pPr>
        <w:pStyle w:val="Heading2"/>
      </w:pPr>
      <w:bookmarkStart w:id="3" w:name="_Setting_up_Integration"/>
      <w:bookmarkStart w:id="4" w:name="_Toc53407136"/>
      <w:bookmarkEnd w:id="3"/>
      <w:r>
        <w:t>Creating Tables</w:t>
      </w:r>
      <w:bookmarkEnd w:id="2"/>
      <w:bookmarkEnd w:id="4"/>
    </w:p>
    <w:p w14:paraId="4F91BB4C" w14:textId="201C3215" w:rsidR="00E1071E" w:rsidRPr="0066376A" w:rsidRDefault="0066376A" w:rsidP="00914475">
      <w:pPr>
        <w:ind w:firstLine="720"/>
      </w:pPr>
      <w:r>
        <w:t xml:space="preserve">The first thing to do is to create the BSP tables. </w:t>
      </w:r>
      <w:r w:rsidR="00A102A0">
        <w:t>Users</w:t>
      </w:r>
      <w:r>
        <w:t xml:space="preserve"> can do this by navigating to </w:t>
      </w:r>
      <w:r w:rsidRPr="00152A57">
        <w:rPr>
          <w:i/>
          <w:iCs/>
        </w:rPr>
        <w:t>MS Dynamics &gt; Tools &gt; Setup &gt; System &gt; BSP Create Tables</w:t>
      </w:r>
      <w:r w:rsidRPr="000D5A7A">
        <w:rPr>
          <w:b/>
          <w:bCs/>
          <w:i/>
          <w:iCs/>
        </w:rPr>
        <w:t>.</w:t>
      </w:r>
      <w:r>
        <w:t xml:space="preserve"> Click on the </w:t>
      </w:r>
      <w:r>
        <w:rPr>
          <w:b/>
          <w:bCs/>
          <w:i/>
          <w:iCs/>
        </w:rPr>
        <w:t xml:space="preserve">Create Tables </w:t>
      </w:r>
      <w:r>
        <w:t xml:space="preserve">button. The tables created are referenced in the </w:t>
      </w:r>
      <w:hyperlink w:anchor="_Data_Dictionary" w:history="1">
        <w:r w:rsidRPr="0066376A">
          <w:rPr>
            <w:rStyle w:val="Hyperlink"/>
          </w:rPr>
          <w:t>Data Dictionary</w:t>
        </w:r>
      </w:hyperlink>
      <w:r>
        <w:t xml:space="preserve"> section.</w:t>
      </w:r>
    </w:p>
    <w:p w14:paraId="5F69BAC3" w14:textId="762EBD8D" w:rsidR="004B0EC3" w:rsidRDefault="004B0EC3" w:rsidP="004B0EC3">
      <w:pPr>
        <w:pStyle w:val="ListParagraph"/>
      </w:pPr>
    </w:p>
    <w:p w14:paraId="7A2ACDF2" w14:textId="75AFE20E" w:rsidR="004B0EC3" w:rsidRDefault="0066376A" w:rsidP="00152A57">
      <w:pPr>
        <w:jc w:val="center"/>
      </w:pPr>
      <w:r>
        <w:rPr>
          <w:noProof/>
        </w:rPr>
        <w:drawing>
          <wp:inline distT="0" distB="0" distL="0" distR="0" wp14:anchorId="0736A6F7" wp14:editId="4C4D43E6">
            <wp:extent cx="3409950" cy="131402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6046" cy="1343349"/>
                    </a:xfrm>
                    <a:prstGeom prst="rect">
                      <a:avLst/>
                    </a:prstGeom>
                    <a:noFill/>
                    <a:ln>
                      <a:noFill/>
                    </a:ln>
                  </pic:spPr>
                </pic:pic>
              </a:graphicData>
            </a:graphic>
          </wp:inline>
        </w:drawing>
      </w:r>
    </w:p>
    <w:p w14:paraId="75AF6043" w14:textId="55B87291" w:rsidR="004B0EC3" w:rsidRDefault="0066376A" w:rsidP="00152A57">
      <w:pPr>
        <w:jc w:val="center"/>
      </w:pPr>
      <w:r>
        <w:t>Installation Utilities</w:t>
      </w:r>
      <w:r w:rsidR="008C20C1">
        <w:t xml:space="preserve"> window</w:t>
      </w:r>
    </w:p>
    <w:p w14:paraId="28AADF0F" w14:textId="3E3C1013" w:rsidR="0066376A" w:rsidRDefault="0066376A" w:rsidP="0066376A">
      <w:pPr>
        <w:pStyle w:val="ListParagraph"/>
      </w:pPr>
    </w:p>
    <w:p w14:paraId="214189A3" w14:textId="3E8C81D6" w:rsidR="0066376A" w:rsidRPr="0066376A" w:rsidRDefault="0066376A" w:rsidP="0066376A">
      <w:pPr>
        <w:pStyle w:val="ListParagraph"/>
      </w:pPr>
      <w:r>
        <w:t xml:space="preserve">Alternately, when updating existing tables, just press the </w:t>
      </w:r>
      <w:r>
        <w:rPr>
          <w:b/>
          <w:bCs/>
          <w:i/>
          <w:iCs/>
        </w:rPr>
        <w:t xml:space="preserve">Update Tables </w:t>
      </w:r>
      <w:r>
        <w:t>button.</w:t>
      </w:r>
    </w:p>
    <w:p w14:paraId="495620CE" w14:textId="18931AE9" w:rsidR="004B0EC3" w:rsidRDefault="004B0EC3" w:rsidP="004B0EC3">
      <w:pPr>
        <w:pStyle w:val="ListParagraph"/>
        <w:jc w:val="center"/>
      </w:pPr>
    </w:p>
    <w:p w14:paraId="62CE8C7B" w14:textId="40AA163E" w:rsidR="00153AC7" w:rsidRDefault="00153AC7" w:rsidP="00153AC7">
      <w:pPr>
        <w:pStyle w:val="Heading2"/>
      </w:pPr>
      <w:bookmarkStart w:id="5" w:name="_Powerhouse_Integration_Setup"/>
      <w:bookmarkStart w:id="6" w:name="_Toc53407137"/>
      <w:bookmarkEnd w:id="5"/>
      <w:r>
        <w:t xml:space="preserve">Powerhouse Integration </w:t>
      </w:r>
      <w:r w:rsidR="00AF1477">
        <w:t xml:space="preserve">Setup </w:t>
      </w:r>
      <w:r>
        <w:t>Window</w:t>
      </w:r>
      <w:bookmarkEnd w:id="6"/>
    </w:p>
    <w:p w14:paraId="50834C21" w14:textId="378C5B2A" w:rsidR="00153AC7" w:rsidRDefault="00153AC7" w:rsidP="00153AC7">
      <w:r>
        <w:tab/>
        <w:t xml:space="preserve">To setup the values that would be used by the integration, </w:t>
      </w:r>
      <w:r w:rsidR="00A102A0">
        <w:t>users</w:t>
      </w:r>
      <w:r>
        <w:t xml:space="preserve"> would need to fill up the </w:t>
      </w:r>
      <w:r w:rsidRPr="00153AC7">
        <w:rPr>
          <w:b/>
          <w:bCs/>
          <w:i/>
          <w:iCs/>
        </w:rPr>
        <w:t>Powerhouse Integration</w:t>
      </w:r>
      <w:r>
        <w:t xml:space="preserve"> window. </w:t>
      </w:r>
      <w:r w:rsidR="00A102A0">
        <w:t>Users</w:t>
      </w:r>
      <w:r>
        <w:t xml:space="preserve"> can access this window by navigating to </w:t>
      </w:r>
      <w:r w:rsidRPr="00152A57">
        <w:rPr>
          <w:i/>
          <w:iCs/>
        </w:rPr>
        <w:t>MS Dynamics &gt; Tools &gt; Setup &gt; Company &gt; Powerhouse Integration Setup</w:t>
      </w:r>
      <w:r w:rsidR="000D5A7A">
        <w:t>.</w:t>
      </w:r>
    </w:p>
    <w:p w14:paraId="766176E4" w14:textId="12DCFE73" w:rsidR="000D5A7A" w:rsidRDefault="000A0F2F" w:rsidP="00152A57">
      <w:pPr>
        <w:jc w:val="center"/>
      </w:pPr>
      <w:r>
        <w:rPr>
          <w:noProof/>
        </w:rPr>
        <w:drawing>
          <wp:inline distT="0" distB="0" distL="0" distR="0" wp14:anchorId="431A4E81" wp14:editId="4B610AB5">
            <wp:extent cx="3286125" cy="3295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9322" cy="3309097"/>
                    </a:xfrm>
                    <a:prstGeom prst="rect">
                      <a:avLst/>
                    </a:prstGeom>
                  </pic:spPr>
                </pic:pic>
              </a:graphicData>
            </a:graphic>
          </wp:inline>
        </w:drawing>
      </w:r>
    </w:p>
    <w:p w14:paraId="3BBE400B" w14:textId="20100E1A" w:rsidR="00AF1477" w:rsidRDefault="00AF1477" w:rsidP="00152A57">
      <w:pPr>
        <w:jc w:val="center"/>
      </w:pPr>
      <w:r>
        <w:t>Powerhouse Integration Setup window</w:t>
      </w:r>
    </w:p>
    <w:tbl>
      <w:tblPr>
        <w:tblStyle w:val="TableGrid"/>
        <w:tblW w:w="0" w:type="auto"/>
        <w:tblInd w:w="720" w:type="dxa"/>
        <w:tblLook w:val="04A0" w:firstRow="1" w:lastRow="0" w:firstColumn="1" w:lastColumn="0" w:noHBand="0" w:noVBand="1"/>
      </w:tblPr>
      <w:tblGrid>
        <w:gridCol w:w="3685"/>
        <w:gridCol w:w="6300"/>
      </w:tblGrid>
      <w:tr w:rsidR="000D5A7A" w:rsidRPr="00136E04" w14:paraId="70ADAC45" w14:textId="77777777" w:rsidTr="00816D2F">
        <w:tc>
          <w:tcPr>
            <w:tcW w:w="3685" w:type="dxa"/>
            <w:shd w:val="clear" w:color="auto" w:fill="EDEDED" w:themeFill="accent3" w:themeFillTint="33"/>
          </w:tcPr>
          <w:p w14:paraId="4F100667" w14:textId="2971773E" w:rsidR="000D5A7A" w:rsidRPr="00136E04" w:rsidRDefault="000D5A7A" w:rsidP="000D5A7A">
            <w:pPr>
              <w:pStyle w:val="ListParagraph"/>
              <w:ind w:left="0"/>
              <w:rPr>
                <w:b/>
              </w:rPr>
            </w:pPr>
            <w:r>
              <w:rPr>
                <w:b/>
              </w:rPr>
              <w:lastRenderedPageBreak/>
              <w:t xml:space="preserve">Window </w:t>
            </w:r>
            <w:r w:rsidRPr="00136E04">
              <w:rPr>
                <w:b/>
              </w:rPr>
              <w:t>Field</w:t>
            </w:r>
          </w:p>
        </w:tc>
        <w:tc>
          <w:tcPr>
            <w:tcW w:w="6300" w:type="dxa"/>
            <w:shd w:val="clear" w:color="auto" w:fill="EDEDED" w:themeFill="accent3" w:themeFillTint="33"/>
          </w:tcPr>
          <w:p w14:paraId="022C1852" w14:textId="54DA2025" w:rsidR="000D5A7A" w:rsidRPr="00136E04" w:rsidRDefault="000D5A7A" w:rsidP="000D5A7A">
            <w:pPr>
              <w:pStyle w:val="ListParagraph"/>
              <w:ind w:left="0"/>
              <w:rPr>
                <w:b/>
              </w:rPr>
            </w:pPr>
            <w:r w:rsidRPr="00136E04">
              <w:rPr>
                <w:b/>
              </w:rPr>
              <w:t>Description</w:t>
            </w:r>
          </w:p>
        </w:tc>
      </w:tr>
      <w:tr w:rsidR="00F20B19" w14:paraId="0C4252CE" w14:textId="77777777" w:rsidTr="00816D2F">
        <w:tc>
          <w:tcPr>
            <w:tcW w:w="3685" w:type="dxa"/>
          </w:tcPr>
          <w:p w14:paraId="76885AC0" w14:textId="77777777" w:rsidR="00F20B19" w:rsidRDefault="00F20B19" w:rsidP="00130E62">
            <w:pPr>
              <w:pStyle w:val="ListParagraph"/>
              <w:ind w:left="0"/>
              <w:jc w:val="both"/>
            </w:pPr>
            <w:r>
              <w:t>Endpoint URL</w:t>
            </w:r>
          </w:p>
        </w:tc>
        <w:tc>
          <w:tcPr>
            <w:tcW w:w="6300" w:type="dxa"/>
          </w:tcPr>
          <w:p w14:paraId="680E6B96" w14:textId="77777777" w:rsidR="00F20B19" w:rsidRDefault="00F20B19" w:rsidP="00130E62">
            <w:pPr>
              <w:pStyle w:val="ListParagraph"/>
              <w:ind w:left="0"/>
              <w:jc w:val="both"/>
            </w:pPr>
            <w:r>
              <w:t>URL to Powerhouse Web Service</w:t>
            </w:r>
          </w:p>
        </w:tc>
      </w:tr>
      <w:tr w:rsidR="000D5A7A" w14:paraId="3DE61942" w14:textId="77777777" w:rsidTr="00816D2F">
        <w:tc>
          <w:tcPr>
            <w:tcW w:w="3685" w:type="dxa"/>
          </w:tcPr>
          <w:p w14:paraId="0EF53504" w14:textId="4F89D155" w:rsidR="000D5A7A" w:rsidRDefault="000D5A7A" w:rsidP="000D5A7A">
            <w:pPr>
              <w:pStyle w:val="ListParagraph"/>
              <w:ind w:left="0"/>
              <w:jc w:val="both"/>
            </w:pPr>
            <w:r>
              <w:t>Username</w:t>
            </w:r>
          </w:p>
        </w:tc>
        <w:tc>
          <w:tcPr>
            <w:tcW w:w="6300" w:type="dxa"/>
          </w:tcPr>
          <w:p w14:paraId="4DEAA5C3" w14:textId="516E490C" w:rsidR="000D5A7A" w:rsidRDefault="000D5A7A" w:rsidP="000D5A7A">
            <w:pPr>
              <w:pStyle w:val="ListParagraph"/>
              <w:ind w:left="0"/>
              <w:jc w:val="both"/>
            </w:pPr>
            <w:r>
              <w:t xml:space="preserve">Powerhouse </w:t>
            </w:r>
            <w:proofErr w:type="gramStart"/>
            <w:r>
              <w:t>User Name</w:t>
            </w:r>
            <w:proofErr w:type="gramEnd"/>
          </w:p>
        </w:tc>
      </w:tr>
      <w:tr w:rsidR="000D5A7A" w14:paraId="742E0700" w14:textId="77777777" w:rsidTr="00816D2F">
        <w:tc>
          <w:tcPr>
            <w:tcW w:w="3685" w:type="dxa"/>
          </w:tcPr>
          <w:p w14:paraId="3D4D4E98" w14:textId="75308DD5" w:rsidR="000D5A7A" w:rsidRDefault="000D5A7A" w:rsidP="000D5A7A">
            <w:pPr>
              <w:pStyle w:val="ListParagraph"/>
              <w:ind w:left="0"/>
              <w:jc w:val="both"/>
            </w:pPr>
            <w:r>
              <w:t>Password</w:t>
            </w:r>
          </w:p>
        </w:tc>
        <w:tc>
          <w:tcPr>
            <w:tcW w:w="6300" w:type="dxa"/>
          </w:tcPr>
          <w:p w14:paraId="3F63D6A3" w14:textId="6FFFA441" w:rsidR="000D5A7A" w:rsidRDefault="000D5A7A" w:rsidP="000D5A7A">
            <w:pPr>
              <w:pStyle w:val="ListParagraph"/>
              <w:ind w:left="0"/>
              <w:jc w:val="both"/>
            </w:pPr>
            <w:r>
              <w:t>Powerhouse Password</w:t>
            </w:r>
          </w:p>
        </w:tc>
      </w:tr>
      <w:tr w:rsidR="000D5A7A" w14:paraId="2304F0B9" w14:textId="77777777" w:rsidTr="00816D2F">
        <w:tc>
          <w:tcPr>
            <w:tcW w:w="3685" w:type="dxa"/>
          </w:tcPr>
          <w:p w14:paraId="65FB0475" w14:textId="314C73F2" w:rsidR="000D5A7A" w:rsidRDefault="000D5A7A" w:rsidP="000D5A7A">
            <w:pPr>
              <w:pStyle w:val="ListParagraph"/>
              <w:ind w:left="0"/>
              <w:jc w:val="both"/>
            </w:pPr>
            <w:r>
              <w:t>Owner ID</w:t>
            </w:r>
          </w:p>
        </w:tc>
        <w:tc>
          <w:tcPr>
            <w:tcW w:w="6300" w:type="dxa"/>
          </w:tcPr>
          <w:p w14:paraId="37506A25" w14:textId="1E0CA3F7" w:rsidR="000D5A7A" w:rsidRDefault="000D5A7A" w:rsidP="000D5A7A">
            <w:pPr>
              <w:pStyle w:val="ListParagraph"/>
              <w:ind w:left="0"/>
              <w:jc w:val="both"/>
            </w:pPr>
            <w:r>
              <w:t>Powerhouse Owner</w:t>
            </w:r>
          </w:p>
        </w:tc>
      </w:tr>
      <w:tr w:rsidR="000D5A7A" w14:paraId="30CE6AA1" w14:textId="77777777" w:rsidTr="00816D2F">
        <w:tc>
          <w:tcPr>
            <w:tcW w:w="3685" w:type="dxa"/>
          </w:tcPr>
          <w:p w14:paraId="5BF28F03" w14:textId="5D08E294" w:rsidR="000D5A7A" w:rsidRDefault="000D5A7A" w:rsidP="000D5A7A">
            <w:pPr>
              <w:pStyle w:val="ListParagraph"/>
              <w:ind w:left="0"/>
              <w:jc w:val="both"/>
            </w:pPr>
            <w:r>
              <w:t>Frequency (In Minutes)</w:t>
            </w:r>
          </w:p>
        </w:tc>
        <w:tc>
          <w:tcPr>
            <w:tcW w:w="6300" w:type="dxa"/>
          </w:tcPr>
          <w:p w14:paraId="0F93B689" w14:textId="69E6F284" w:rsidR="000D5A7A" w:rsidRDefault="000D5A7A" w:rsidP="000D5A7A">
            <w:pPr>
              <w:pStyle w:val="ListParagraph"/>
              <w:ind w:left="0"/>
              <w:jc w:val="both"/>
            </w:pPr>
            <w:r>
              <w:t>Interval on when the service that pulls records from Powerhouse is to run</w:t>
            </w:r>
          </w:p>
        </w:tc>
      </w:tr>
      <w:tr w:rsidR="000D5A7A" w14:paraId="2FD9919C" w14:textId="77777777" w:rsidTr="00816D2F">
        <w:tc>
          <w:tcPr>
            <w:tcW w:w="3685" w:type="dxa"/>
          </w:tcPr>
          <w:p w14:paraId="4B7B494B" w14:textId="65B7A694" w:rsidR="000D5A7A" w:rsidRDefault="000D5A7A" w:rsidP="000D5A7A">
            <w:pPr>
              <w:pStyle w:val="ListParagraph"/>
              <w:ind w:left="0"/>
              <w:jc w:val="both"/>
            </w:pPr>
            <w:r>
              <w:t>Qty To Use</w:t>
            </w:r>
          </w:p>
        </w:tc>
        <w:tc>
          <w:tcPr>
            <w:tcW w:w="6300" w:type="dxa"/>
          </w:tcPr>
          <w:p w14:paraId="0003E0F4" w14:textId="60412375" w:rsidR="000D5A7A" w:rsidRDefault="000D5A7A" w:rsidP="000D5A7A">
            <w:pPr>
              <w:pStyle w:val="ListParagraph"/>
              <w:ind w:left="0"/>
              <w:jc w:val="both"/>
            </w:pPr>
            <w:r>
              <w:t>1 = Order Qty, 2 = Allocated Qty</w:t>
            </w:r>
            <w:r w:rsidR="00816D2F">
              <w:t>. The qty in the sales order to send to Powerhouse for picking</w:t>
            </w:r>
          </w:p>
        </w:tc>
      </w:tr>
      <w:tr w:rsidR="00F20B19" w14:paraId="14E3AB7B" w14:textId="77777777" w:rsidTr="00816D2F">
        <w:tc>
          <w:tcPr>
            <w:tcW w:w="3685" w:type="dxa"/>
          </w:tcPr>
          <w:p w14:paraId="7FD5396B" w14:textId="3225E6A5" w:rsidR="00F20B19" w:rsidRDefault="00816D2F" w:rsidP="000D5A7A">
            <w:pPr>
              <w:pStyle w:val="ListParagraph"/>
              <w:ind w:left="0"/>
              <w:jc w:val="both"/>
            </w:pPr>
            <w:r>
              <w:t>Sales Batch ID</w:t>
            </w:r>
          </w:p>
        </w:tc>
        <w:tc>
          <w:tcPr>
            <w:tcW w:w="6300" w:type="dxa"/>
          </w:tcPr>
          <w:p w14:paraId="3208C112" w14:textId="23ADE5FA" w:rsidR="00F20B19" w:rsidRDefault="00816D2F" w:rsidP="000D5A7A">
            <w:pPr>
              <w:pStyle w:val="ListParagraph"/>
              <w:ind w:left="0"/>
              <w:jc w:val="both"/>
            </w:pPr>
            <w:r>
              <w:t>The Sales Batch ID that will contain the sales orders that would be sent automatically by the automated service to Powerhouse.</w:t>
            </w:r>
          </w:p>
        </w:tc>
      </w:tr>
      <w:tr w:rsidR="00816D2F" w14:paraId="04C4B1F0" w14:textId="77777777" w:rsidTr="00816D2F">
        <w:tc>
          <w:tcPr>
            <w:tcW w:w="3685" w:type="dxa"/>
          </w:tcPr>
          <w:p w14:paraId="3D69622F" w14:textId="031ECDCE" w:rsidR="00816D2F" w:rsidRDefault="00816D2F" w:rsidP="000D5A7A">
            <w:pPr>
              <w:pStyle w:val="ListParagraph"/>
              <w:ind w:left="0"/>
              <w:jc w:val="both"/>
            </w:pPr>
            <w:r>
              <w:t>Sales Fulfillment Batch ID</w:t>
            </w:r>
          </w:p>
        </w:tc>
        <w:tc>
          <w:tcPr>
            <w:tcW w:w="6300" w:type="dxa"/>
          </w:tcPr>
          <w:p w14:paraId="0EE86704" w14:textId="2DB863F0" w:rsidR="00816D2F" w:rsidRDefault="00816D2F" w:rsidP="000D5A7A">
            <w:pPr>
              <w:pStyle w:val="ListParagraph"/>
              <w:ind w:left="0"/>
              <w:jc w:val="both"/>
            </w:pPr>
            <w:r>
              <w:t>The Sales Batch ID that will contain the fulfilled orders would be transferred to by the automated service once they get fulfilled in Powerhouse.</w:t>
            </w:r>
          </w:p>
        </w:tc>
      </w:tr>
      <w:tr w:rsidR="00816D2F" w14:paraId="7D33CBED" w14:textId="77777777" w:rsidTr="00816D2F">
        <w:tc>
          <w:tcPr>
            <w:tcW w:w="3685" w:type="dxa"/>
          </w:tcPr>
          <w:p w14:paraId="21AFDCFF" w14:textId="2BC1C621" w:rsidR="00816D2F" w:rsidRDefault="00816D2F" w:rsidP="000D5A7A">
            <w:pPr>
              <w:pStyle w:val="ListParagraph"/>
              <w:ind w:left="0"/>
              <w:jc w:val="both"/>
            </w:pPr>
            <w:r>
              <w:t>Processed Batch ID</w:t>
            </w:r>
          </w:p>
        </w:tc>
        <w:tc>
          <w:tcPr>
            <w:tcW w:w="6300" w:type="dxa"/>
          </w:tcPr>
          <w:p w14:paraId="72BDFA2F" w14:textId="4CE4AD5E" w:rsidR="00816D2F" w:rsidRDefault="00816D2F" w:rsidP="000D5A7A">
            <w:pPr>
              <w:pStyle w:val="ListParagraph"/>
              <w:ind w:left="0"/>
              <w:jc w:val="both"/>
            </w:pPr>
            <w:r>
              <w:t xml:space="preserve">The Sales Batch ID that will contain the sales orders that were successfully sent to Powerhouse. </w:t>
            </w:r>
          </w:p>
        </w:tc>
      </w:tr>
      <w:tr w:rsidR="00816D2F" w14:paraId="4E4447A3" w14:textId="77777777" w:rsidTr="00816D2F">
        <w:tc>
          <w:tcPr>
            <w:tcW w:w="3685" w:type="dxa"/>
          </w:tcPr>
          <w:p w14:paraId="569DD8EA" w14:textId="0E01FE55" w:rsidR="00816D2F" w:rsidRDefault="00816D2F" w:rsidP="00130E62">
            <w:pPr>
              <w:pStyle w:val="ListParagraph"/>
              <w:ind w:left="0"/>
              <w:jc w:val="both"/>
            </w:pPr>
            <w:r>
              <w:t>Rejected Batch ID</w:t>
            </w:r>
          </w:p>
        </w:tc>
        <w:tc>
          <w:tcPr>
            <w:tcW w:w="6300" w:type="dxa"/>
          </w:tcPr>
          <w:p w14:paraId="00977A87" w14:textId="5D40EA0C" w:rsidR="00816D2F" w:rsidRDefault="00816D2F" w:rsidP="00130E62">
            <w:pPr>
              <w:pStyle w:val="ListParagraph"/>
              <w:ind w:left="0"/>
              <w:jc w:val="both"/>
            </w:pPr>
            <w:r>
              <w:t xml:space="preserve">The Sales Batch ID that will contain the sales orders that encountered errors when integrating to Powerhouse. </w:t>
            </w:r>
          </w:p>
        </w:tc>
      </w:tr>
      <w:tr w:rsidR="000A0F2F" w14:paraId="3213B580" w14:textId="77777777" w:rsidTr="00816D2F">
        <w:tc>
          <w:tcPr>
            <w:tcW w:w="3685" w:type="dxa"/>
          </w:tcPr>
          <w:p w14:paraId="58F18584" w14:textId="2297A3F2" w:rsidR="000A0F2F" w:rsidRDefault="003A41C2" w:rsidP="00130E62">
            <w:pPr>
              <w:pStyle w:val="ListParagraph"/>
              <w:ind w:left="0"/>
              <w:jc w:val="both"/>
            </w:pPr>
            <w:r>
              <w:t>Container Receiving Type</w:t>
            </w:r>
          </w:p>
        </w:tc>
        <w:tc>
          <w:tcPr>
            <w:tcW w:w="6300" w:type="dxa"/>
          </w:tcPr>
          <w:p w14:paraId="449C0FB7" w14:textId="6428B0C2" w:rsidR="000A0F2F" w:rsidRDefault="003A41C2" w:rsidP="00130E62">
            <w:pPr>
              <w:pStyle w:val="ListParagraph"/>
              <w:ind w:left="0"/>
              <w:jc w:val="both"/>
            </w:pPr>
            <w:r>
              <w:t>The Powerhouse Receipt Type for Containers</w:t>
            </w:r>
          </w:p>
        </w:tc>
      </w:tr>
      <w:tr w:rsidR="000A0F2F" w14:paraId="3A2FF321" w14:textId="77777777" w:rsidTr="00816D2F">
        <w:tc>
          <w:tcPr>
            <w:tcW w:w="3685" w:type="dxa"/>
          </w:tcPr>
          <w:p w14:paraId="10F407BC" w14:textId="3DD88413" w:rsidR="000A0F2F" w:rsidRDefault="003A41C2" w:rsidP="00130E62">
            <w:pPr>
              <w:pStyle w:val="ListParagraph"/>
              <w:ind w:left="0"/>
              <w:jc w:val="both"/>
            </w:pPr>
            <w:r>
              <w:t>PO Receiving Type</w:t>
            </w:r>
          </w:p>
        </w:tc>
        <w:tc>
          <w:tcPr>
            <w:tcW w:w="6300" w:type="dxa"/>
          </w:tcPr>
          <w:p w14:paraId="7CD95F74" w14:textId="6A91DF0B" w:rsidR="000A0F2F" w:rsidRDefault="003A41C2" w:rsidP="00130E62">
            <w:pPr>
              <w:pStyle w:val="ListParagraph"/>
              <w:ind w:left="0"/>
              <w:jc w:val="both"/>
            </w:pPr>
            <w:r>
              <w:t>The Powerhouse Receipt Type for regular Purchase Orders in GP</w:t>
            </w:r>
          </w:p>
        </w:tc>
      </w:tr>
      <w:tr w:rsidR="003A41C2" w14:paraId="11523CA7" w14:textId="77777777" w:rsidTr="00816D2F">
        <w:tc>
          <w:tcPr>
            <w:tcW w:w="3685" w:type="dxa"/>
          </w:tcPr>
          <w:p w14:paraId="34F1F34D" w14:textId="38E3C033" w:rsidR="003A41C2" w:rsidRDefault="003A41C2" w:rsidP="00130E62">
            <w:pPr>
              <w:pStyle w:val="ListParagraph"/>
              <w:ind w:left="0"/>
              <w:jc w:val="both"/>
            </w:pPr>
            <w:r>
              <w:t>Receiving Batch ID Prefix</w:t>
            </w:r>
          </w:p>
        </w:tc>
        <w:tc>
          <w:tcPr>
            <w:tcW w:w="6300" w:type="dxa"/>
          </w:tcPr>
          <w:p w14:paraId="410FAC4F" w14:textId="24E4FF3A" w:rsidR="003A41C2" w:rsidRDefault="003A41C2" w:rsidP="00130E62">
            <w:pPr>
              <w:pStyle w:val="ListParagraph"/>
              <w:ind w:left="0"/>
              <w:jc w:val="both"/>
            </w:pPr>
            <w:r>
              <w:t>The prefix id to use for the receiving batch numbers</w:t>
            </w:r>
            <w:r w:rsidR="0054591C">
              <w:t xml:space="preserve"> as well as the inventory transfers</w:t>
            </w:r>
          </w:p>
        </w:tc>
      </w:tr>
      <w:tr w:rsidR="003A41C2" w14:paraId="5CD2B9A5" w14:textId="77777777" w:rsidTr="00816D2F">
        <w:tc>
          <w:tcPr>
            <w:tcW w:w="3685" w:type="dxa"/>
          </w:tcPr>
          <w:p w14:paraId="526945E4" w14:textId="68FE95D7" w:rsidR="003A41C2" w:rsidRDefault="003A41C2" w:rsidP="00130E62">
            <w:pPr>
              <w:pStyle w:val="ListParagraph"/>
              <w:ind w:left="0"/>
              <w:jc w:val="both"/>
            </w:pPr>
            <w:r>
              <w:t>Batch Frequency</w:t>
            </w:r>
          </w:p>
        </w:tc>
        <w:tc>
          <w:tcPr>
            <w:tcW w:w="6300" w:type="dxa"/>
          </w:tcPr>
          <w:p w14:paraId="2BAB11B3" w14:textId="5E6C1A97" w:rsidR="003A41C2" w:rsidRDefault="003A41C2" w:rsidP="00130E62">
            <w:pPr>
              <w:pStyle w:val="ListParagraph"/>
              <w:ind w:left="0"/>
              <w:jc w:val="both"/>
            </w:pPr>
            <w:r>
              <w:t>The identifier on how the receiving batches</w:t>
            </w:r>
            <w:r w:rsidR="0054591C">
              <w:t xml:space="preserve"> as well as the inventory transfer batches</w:t>
            </w:r>
            <w:r>
              <w:t xml:space="preserve"> would be named. The formula would be “Receiving Batch ID Prefix” + Batch Frequency value (e.g. </w:t>
            </w:r>
            <w:r w:rsidR="0054591C" w:rsidRPr="0054591C">
              <w:t>PHRCV-</w:t>
            </w:r>
            <w:r w:rsidR="0054591C">
              <w:t>10</w:t>
            </w:r>
            <w:r w:rsidR="0054591C" w:rsidRPr="0054591C">
              <w:t>AM</w:t>
            </w:r>
            <w:r w:rsidR="0054591C">
              <w:t>)</w:t>
            </w:r>
          </w:p>
        </w:tc>
      </w:tr>
      <w:tr w:rsidR="003A41C2" w14:paraId="7BAE4DC1" w14:textId="77777777" w:rsidTr="00816D2F">
        <w:tc>
          <w:tcPr>
            <w:tcW w:w="3685" w:type="dxa"/>
          </w:tcPr>
          <w:p w14:paraId="504C35BF" w14:textId="692632D4" w:rsidR="003A41C2" w:rsidRDefault="003A41C2" w:rsidP="00130E62">
            <w:pPr>
              <w:pStyle w:val="ListParagraph"/>
              <w:ind w:left="0"/>
              <w:jc w:val="both"/>
            </w:pPr>
            <w:r>
              <w:t>In Transfer Site</w:t>
            </w:r>
          </w:p>
        </w:tc>
        <w:tc>
          <w:tcPr>
            <w:tcW w:w="6300" w:type="dxa"/>
          </w:tcPr>
          <w:p w14:paraId="16B6BE46" w14:textId="5410ABEA" w:rsidR="003A41C2" w:rsidRDefault="003A41C2" w:rsidP="00130E62">
            <w:pPr>
              <w:pStyle w:val="ListParagraph"/>
              <w:ind w:left="0"/>
              <w:jc w:val="both"/>
            </w:pPr>
            <w:r>
              <w:t>The origin GP Site for the Inventory Transfer (Container Receipts)</w:t>
            </w:r>
          </w:p>
        </w:tc>
      </w:tr>
      <w:tr w:rsidR="003A41C2" w14:paraId="4CCEF032" w14:textId="77777777" w:rsidTr="00816D2F">
        <w:tc>
          <w:tcPr>
            <w:tcW w:w="3685" w:type="dxa"/>
          </w:tcPr>
          <w:p w14:paraId="6A9FFBD8" w14:textId="5445A2F7" w:rsidR="003A41C2" w:rsidRDefault="003A41C2" w:rsidP="00130E62">
            <w:pPr>
              <w:pStyle w:val="ListParagraph"/>
              <w:ind w:left="0"/>
              <w:jc w:val="both"/>
            </w:pPr>
            <w:r>
              <w:t xml:space="preserve">In Transfer </w:t>
            </w:r>
            <w:proofErr w:type="gramStart"/>
            <w:r>
              <w:t>To</w:t>
            </w:r>
            <w:proofErr w:type="gramEnd"/>
            <w:r>
              <w:t xml:space="preserve"> Site</w:t>
            </w:r>
          </w:p>
        </w:tc>
        <w:tc>
          <w:tcPr>
            <w:tcW w:w="6300" w:type="dxa"/>
          </w:tcPr>
          <w:p w14:paraId="168D7BB1" w14:textId="3DAADB62" w:rsidR="003A41C2" w:rsidRDefault="003A41C2" w:rsidP="00130E62">
            <w:pPr>
              <w:pStyle w:val="ListParagraph"/>
              <w:ind w:left="0"/>
              <w:jc w:val="both"/>
            </w:pPr>
            <w:r>
              <w:t>The destination GP Site for the Inventory Transfer (Container Receipts)</w:t>
            </w:r>
          </w:p>
        </w:tc>
      </w:tr>
      <w:tr w:rsidR="00EF035D" w14:paraId="557472AD" w14:textId="77777777" w:rsidTr="00816D2F">
        <w:tc>
          <w:tcPr>
            <w:tcW w:w="3685" w:type="dxa"/>
          </w:tcPr>
          <w:p w14:paraId="678532CB" w14:textId="237D50E9" w:rsidR="00EF035D" w:rsidRDefault="00EF035D" w:rsidP="00130E62">
            <w:pPr>
              <w:pStyle w:val="ListParagraph"/>
              <w:ind w:left="0"/>
              <w:jc w:val="both"/>
            </w:pPr>
            <w:r>
              <w:t>Automatically Sync Items</w:t>
            </w:r>
          </w:p>
        </w:tc>
        <w:tc>
          <w:tcPr>
            <w:tcW w:w="6300" w:type="dxa"/>
          </w:tcPr>
          <w:p w14:paraId="7BFA895B" w14:textId="47488DC5" w:rsidR="00EF035D" w:rsidRDefault="00EF035D" w:rsidP="00130E62">
            <w:pPr>
              <w:pStyle w:val="ListParagraph"/>
              <w:ind w:left="0"/>
              <w:jc w:val="both"/>
            </w:pPr>
            <w:r>
              <w:t>This option is used to check if items that have been added or updated (</w:t>
            </w:r>
            <w:proofErr w:type="gramStart"/>
            <w:r>
              <w:t>with the exception of</w:t>
            </w:r>
            <w:proofErr w:type="gramEnd"/>
            <w:r>
              <w:t xml:space="preserve"> delete) should be synchronized with Powerhouse</w:t>
            </w:r>
          </w:p>
        </w:tc>
      </w:tr>
    </w:tbl>
    <w:p w14:paraId="7E4C9525" w14:textId="679FDE1C" w:rsidR="0066376A" w:rsidRDefault="0066376A">
      <w:pPr>
        <w:rPr>
          <w:rFonts w:asciiTheme="majorHAnsi" w:eastAsiaTheme="majorEastAsia" w:hAnsiTheme="majorHAnsi" w:cstheme="majorBidi"/>
          <w:color w:val="2F5496" w:themeColor="accent1" w:themeShade="BF"/>
          <w:sz w:val="32"/>
          <w:szCs w:val="32"/>
        </w:rPr>
      </w:pPr>
    </w:p>
    <w:p w14:paraId="1E6E642F" w14:textId="09681024" w:rsidR="00A817B5" w:rsidRDefault="00A817B5" w:rsidP="00A817B5">
      <w:pPr>
        <w:pStyle w:val="Heading2"/>
      </w:pPr>
      <w:bookmarkStart w:id="7" w:name="_Toc53407138"/>
      <w:r>
        <w:t>Powerhouse Location Mapping Window</w:t>
      </w:r>
      <w:bookmarkEnd w:id="7"/>
    </w:p>
    <w:p w14:paraId="721F8012" w14:textId="77777777" w:rsidR="00A817B5" w:rsidRDefault="00A817B5" w:rsidP="00A817B5">
      <w:r>
        <w:tab/>
        <w:t>Dynamics GP Locations need to be mapped to Powerhouse Warehouse IDs</w:t>
      </w:r>
      <w:r w:rsidRPr="00A817B5">
        <w:rPr>
          <w:i/>
          <w:iCs/>
        </w:rPr>
        <w:t xml:space="preserve">. </w:t>
      </w:r>
      <w:r>
        <w:t xml:space="preserve">To setup the mappings, navigate to </w:t>
      </w:r>
      <w:r w:rsidRPr="00152A57">
        <w:rPr>
          <w:i/>
          <w:iCs/>
        </w:rPr>
        <w:t xml:space="preserve">MS Dynamics &gt; </w:t>
      </w:r>
      <w:r w:rsidRPr="00A817B5">
        <w:rPr>
          <w:i/>
          <w:iCs/>
        </w:rPr>
        <w:t>Tools &gt; Setup &gt; Inventory &gt; Powerhouse Location Mapping</w:t>
      </w:r>
      <w:r>
        <w:t>.</w:t>
      </w:r>
    </w:p>
    <w:p w14:paraId="0CC768F6" w14:textId="77777777" w:rsidR="00A817B5" w:rsidRDefault="00A817B5" w:rsidP="00A817B5">
      <w:r>
        <w:tab/>
        <w:t>Choose the Dynamics GP Location codes along with their appropriate Warehouse IDs.</w:t>
      </w:r>
    </w:p>
    <w:p w14:paraId="733E268A" w14:textId="77777777" w:rsidR="00A817B5" w:rsidRDefault="00A817B5" w:rsidP="00A817B5">
      <w:pPr>
        <w:jc w:val="center"/>
      </w:pPr>
      <w:r>
        <w:rPr>
          <w:noProof/>
        </w:rPr>
        <w:lastRenderedPageBreak/>
        <w:drawing>
          <wp:inline distT="0" distB="0" distL="0" distR="0" wp14:anchorId="34003617" wp14:editId="134DAA57">
            <wp:extent cx="1800225" cy="258157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4170" cy="2587230"/>
                    </a:xfrm>
                    <a:prstGeom prst="rect">
                      <a:avLst/>
                    </a:prstGeom>
                  </pic:spPr>
                </pic:pic>
              </a:graphicData>
            </a:graphic>
          </wp:inline>
        </w:drawing>
      </w:r>
    </w:p>
    <w:p w14:paraId="4ABEAEF5" w14:textId="22F9C4BA" w:rsidR="00C101EE" w:rsidRDefault="00A817B5" w:rsidP="00A817B5">
      <w:pPr>
        <w:jc w:val="center"/>
        <w:rPr>
          <w:rFonts w:asciiTheme="majorHAnsi" w:eastAsiaTheme="majorEastAsia" w:hAnsiTheme="majorHAnsi" w:cstheme="majorBidi"/>
          <w:color w:val="2F5496" w:themeColor="accent1" w:themeShade="BF"/>
          <w:sz w:val="32"/>
          <w:szCs w:val="32"/>
        </w:rPr>
      </w:pPr>
      <w:r>
        <w:t>Powerhouse Location Mapping</w:t>
      </w:r>
      <w:r w:rsidR="008C20C1">
        <w:t xml:space="preserve"> window</w:t>
      </w:r>
      <w:r w:rsidR="000D5A7A">
        <w:br w:type="page"/>
      </w:r>
    </w:p>
    <w:p w14:paraId="382FD5BD" w14:textId="51ED7369" w:rsidR="00AF1477" w:rsidRDefault="00AF1477" w:rsidP="00AF1477">
      <w:pPr>
        <w:pStyle w:val="Heading1"/>
      </w:pPr>
      <w:bookmarkStart w:id="8" w:name="_Toc53407139"/>
      <w:r>
        <w:lastRenderedPageBreak/>
        <w:t>Sales Order Integration</w:t>
      </w:r>
      <w:bookmarkEnd w:id="8"/>
    </w:p>
    <w:p w14:paraId="0D733C69" w14:textId="79722622" w:rsidR="00AF1477" w:rsidRDefault="00AF1477" w:rsidP="00AF1477">
      <w:pPr>
        <w:pStyle w:val="Heading2"/>
      </w:pPr>
      <w:bookmarkStart w:id="9" w:name="_Toc53407140"/>
      <w:r>
        <w:t>Sending a GP sales order to Powerhouse</w:t>
      </w:r>
      <w:bookmarkEnd w:id="9"/>
      <w:r>
        <w:t xml:space="preserve"> </w:t>
      </w:r>
    </w:p>
    <w:p w14:paraId="1A15515E" w14:textId="015ED0AA" w:rsidR="00A2083A" w:rsidRPr="00816D2F" w:rsidRDefault="00A2083A" w:rsidP="00A2083A">
      <w:pPr>
        <w:pStyle w:val="Heading3"/>
        <w:ind w:firstLine="720"/>
      </w:pPr>
      <w:bookmarkStart w:id="10" w:name="_Toc53407141"/>
      <w:r>
        <w:t>Automated Process</w:t>
      </w:r>
      <w:bookmarkEnd w:id="10"/>
    </w:p>
    <w:p w14:paraId="3EDF4E87" w14:textId="32AD8CA1" w:rsidR="00A2083A" w:rsidRDefault="00A2083A" w:rsidP="00A2083A">
      <w:pPr>
        <w:pStyle w:val="ListParagraph"/>
        <w:numPr>
          <w:ilvl w:val="0"/>
          <w:numId w:val="18"/>
        </w:numPr>
      </w:pPr>
      <w:r>
        <w:t xml:space="preserve">There is a background process </w:t>
      </w:r>
      <w:r w:rsidR="003B1719">
        <w:t xml:space="preserve">in the </w:t>
      </w:r>
      <w:proofErr w:type="spellStart"/>
      <w:r w:rsidR="003B1719" w:rsidRPr="003B1719">
        <w:rPr>
          <w:b/>
          <w:bCs/>
        </w:rPr>
        <w:t>GPWEB.regal-arts.local</w:t>
      </w:r>
      <w:proofErr w:type="spellEnd"/>
      <w:r w:rsidR="003B1719">
        <w:t xml:space="preserve"> server</w:t>
      </w:r>
      <w:ins w:id="11" w:author="Ric" w:date="2023-03-16T13:02:00Z">
        <w:r w:rsidR="003B1719">
          <w:t xml:space="preserve"> </w:t>
        </w:r>
      </w:ins>
      <w:r>
        <w:t xml:space="preserve">that would automatically send </w:t>
      </w:r>
      <w:r w:rsidR="00D91F37">
        <w:t xml:space="preserve">GP </w:t>
      </w:r>
      <w:r>
        <w:t xml:space="preserve">sales orders </w:t>
      </w:r>
      <w:r w:rsidR="00D91F37">
        <w:t xml:space="preserve">to Powerhouse as long as their batch is set to the </w:t>
      </w:r>
      <w:r w:rsidR="00D91F37" w:rsidRPr="00D91F37">
        <w:rPr>
          <w:i/>
          <w:iCs/>
        </w:rPr>
        <w:t>Sales Batch ID</w:t>
      </w:r>
      <w:r w:rsidR="00D91F37">
        <w:rPr>
          <w:i/>
          <w:iCs/>
        </w:rPr>
        <w:t xml:space="preserve"> </w:t>
      </w:r>
      <w:r w:rsidR="00D91F37">
        <w:t xml:space="preserve">in the </w:t>
      </w:r>
      <w:hyperlink w:anchor="_Powerhouse_Integration_Setup" w:history="1">
        <w:r w:rsidR="00D91F37" w:rsidRPr="00D91F37">
          <w:rPr>
            <w:rStyle w:val="Hyperlink"/>
          </w:rPr>
          <w:t xml:space="preserve">Powerhouse Integration </w:t>
        </w:r>
        <w:r w:rsidR="00D91F37">
          <w:rPr>
            <w:rStyle w:val="Hyperlink"/>
          </w:rPr>
          <w:t>Setup</w:t>
        </w:r>
      </w:hyperlink>
      <w:r w:rsidR="00D91F37">
        <w:t xml:space="preserve"> window.</w:t>
      </w:r>
    </w:p>
    <w:p w14:paraId="24988F8F" w14:textId="0BC838B2" w:rsidR="00D91F37" w:rsidRDefault="00D91F37" w:rsidP="00D91F37">
      <w:pPr>
        <w:pStyle w:val="ListParagraph"/>
        <w:ind w:left="1080"/>
      </w:pPr>
    </w:p>
    <w:p w14:paraId="1B33ACAE" w14:textId="5448CF7E" w:rsidR="00D91F37" w:rsidRDefault="00D91F37" w:rsidP="00152A57">
      <w:pPr>
        <w:jc w:val="center"/>
      </w:pPr>
      <w:r>
        <w:rPr>
          <w:noProof/>
        </w:rPr>
        <w:drawing>
          <wp:inline distT="0" distB="0" distL="0" distR="0" wp14:anchorId="69BBE2E1" wp14:editId="3F0B01A8">
            <wp:extent cx="5715000" cy="12991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7989" cy="1329334"/>
                    </a:xfrm>
                    <a:prstGeom prst="rect">
                      <a:avLst/>
                    </a:prstGeom>
                  </pic:spPr>
                </pic:pic>
              </a:graphicData>
            </a:graphic>
          </wp:inline>
        </w:drawing>
      </w:r>
    </w:p>
    <w:p w14:paraId="0F296BDF" w14:textId="62FCDFC5" w:rsidR="00D91F37" w:rsidRDefault="00D91F37" w:rsidP="00152A57">
      <w:pPr>
        <w:jc w:val="center"/>
      </w:pPr>
      <w:r>
        <w:t>Powerhouse Dynamics GP Integration Service</w:t>
      </w:r>
    </w:p>
    <w:p w14:paraId="45D260E7" w14:textId="77777777" w:rsidR="00D91F37" w:rsidRDefault="00D91F37" w:rsidP="00D91F37">
      <w:pPr>
        <w:pStyle w:val="ListParagraph"/>
        <w:jc w:val="center"/>
      </w:pPr>
    </w:p>
    <w:p w14:paraId="25DE0862" w14:textId="078ABDDB" w:rsidR="00D91F37" w:rsidRDefault="00D91F37" w:rsidP="00A2083A">
      <w:pPr>
        <w:pStyle w:val="ListParagraph"/>
        <w:numPr>
          <w:ilvl w:val="0"/>
          <w:numId w:val="18"/>
        </w:numPr>
      </w:pPr>
      <w:r>
        <w:t xml:space="preserve">This service runs at certain time intervals (check the </w:t>
      </w:r>
      <w:r>
        <w:rPr>
          <w:i/>
          <w:iCs/>
        </w:rPr>
        <w:t>Frequency</w:t>
      </w:r>
      <w:r>
        <w:t xml:space="preserve"> value in the </w:t>
      </w:r>
      <w:hyperlink w:anchor="_Powerhouse_Integration_Setup" w:history="1">
        <w:r w:rsidRPr="00D91F37">
          <w:rPr>
            <w:rStyle w:val="Hyperlink"/>
          </w:rPr>
          <w:t>Powerhouse Integration Setup</w:t>
        </w:r>
      </w:hyperlink>
      <w:r>
        <w:t xml:space="preserve"> window) to check if there are sales orders that are included in the </w:t>
      </w:r>
      <w:r>
        <w:rPr>
          <w:i/>
          <w:iCs/>
        </w:rPr>
        <w:t>Sales Batch ID</w:t>
      </w:r>
      <w:r>
        <w:t xml:space="preserve">. </w:t>
      </w:r>
    </w:p>
    <w:p w14:paraId="70A225CA" w14:textId="516CDCB5" w:rsidR="00D91F37" w:rsidRDefault="00D91F37" w:rsidP="00A2083A">
      <w:pPr>
        <w:pStyle w:val="ListParagraph"/>
        <w:numPr>
          <w:ilvl w:val="0"/>
          <w:numId w:val="18"/>
        </w:numPr>
      </w:pPr>
      <w:r>
        <w:t xml:space="preserve">Sales orders that were processed successfully would be moved to the </w:t>
      </w:r>
      <w:r w:rsidRPr="001A2C04">
        <w:rPr>
          <w:i/>
          <w:iCs/>
        </w:rPr>
        <w:t>Processed Batch ID</w:t>
      </w:r>
      <w:r>
        <w:t xml:space="preserve"> and those that failed would be sent to the </w:t>
      </w:r>
      <w:r w:rsidRPr="001A2C04">
        <w:rPr>
          <w:i/>
          <w:iCs/>
        </w:rPr>
        <w:t>Rejected Batch ID</w:t>
      </w:r>
      <w:r>
        <w:t xml:space="preserve"> (see </w:t>
      </w:r>
      <w:hyperlink w:anchor="_Powerhouse_Integration_Setup" w:history="1">
        <w:r w:rsidRPr="00D91F37">
          <w:rPr>
            <w:rStyle w:val="Hyperlink"/>
          </w:rPr>
          <w:t>Powerhouse Integration Setup</w:t>
        </w:r>
      </w:hyperlink>
      <w:r>
        <w:t xml:space="preserve">) </w:t>
      </w:r>
    </w:p>
    <w:p w14:paraId="768B9A3D" w14:textId="57F56DA0" w:rsidR="00D91F37" w:rsidRDefault="00D91F37" w:rsidP="00D91F37">
      <w:pPr>
        <w:ind w:left="720"/>
      </w:pPr>
      <w:r>
        <w:t xml:space="preserve">* Note: Make sure that the </w:t>
      </w:r>
      <w:r>
        <w:rPr>
          <w:i/>
          <w:iCs/>
        </w:rPr>
        <w:t>Status</w:t>
      </w:r>
      <w:r>
        <w:t xml:space="preserve"> of the service is </w:t>
      </w:r>
      <w:r>
        <w:rPr>
          <w:i/>
          <w:iCs/>
        </w:rPr>
        <w:t>Running</w:t>
      </w:r>
      <w:r>
        <w:t xml:space="preserve">. </w:t>
      </w:r>
      <w:r w:rsidR="003B1719">
        <w:t xml:space="preserve">Also make sure that the GP Services’ status </w:t>
      </w:r>
      <w:proofErr w:type="gramStart"/>
      <w:r w:rsidR="003B1719">
        <w:t>are</w:t>
      </w:r>
      <w:proofErr w:type="gramEnd"/>
      <w:r w:rsidR="003B1719">
        <w:t xml:space="preserve"> set to </w:t>
      </w:r>
      <w:r w:rsidR="003B1719">
        <w:rPr>
          <w:i/>
          <w:iCs/>
        </w:rPr>
        <w:t>Running.</w:t>
      </w:r>
    </w:p>
    <w:p w14:paraId="7D7B7E6B" w14:textId="05ADD346" w:rsidR="003B1719" w:rsidRDefault="003B1719" w:rsidP="00D91F37">
      <w:pPr>
        <w:ind w:left="720"/>
      </w:pPr>
    </w:p>
    <w:p w14:paraId="788ED667" w14:textId="06CB68C7" w:rsidR="003B1719" w:rsidRPr="003B1719" w:rsidRDefault="003B1719" w:rsidP="00D91F37">
      <w:pPr>
        <w:ind w:left="720"/>
      </w:pPr>
      <w:r>
        <w:rPr>
          <w:noProof/>
        </w:rPr>
        <w:drawing>
          <wp:inline distT="0" distB="0" distL="0" distR="0" wp14:anchorId="447F5855" wp14:editId="6A556D98">
            <wp:extent cx="5962650" cy="1700459"/>
            <wp:effectExtent l="0" t="0" r="0" b="0"/>
            <wp:docPr id="41" name="Picture 4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with medium confidence"/>
                    <pic:cNvPicPr/>
                  </pic:nvPicPr>
                  <pic:blipFill>
                    <a:blip r:embed="rId15"/>
                    <a:stretch>
                      <a:fillRect/>
                    </a:stretch>
                  </pic:blipFill>
                  <pic:spPr>
                    <a:xfrm>
                      <a:off x="0" y="0"/>
                      <a:ext cx="5977400" cy="1704665"/>
                    </a:xfrm>
                    <a:prstGeom prst="rect">
                      <a:avLst/>
                    </a:prstGeom>
                  </pic:spPr>
                </pic:pic>
              </a:graphicData>
            </a:graphic>
          </wp:inline>
        </w:drawing>
      </w:r>
    </w:p>
    <w:p w14:paraId="2B2DE0C9" w14:textId="77777777" w:rsidR="00A2083A" w:rsidRPr="00A2083A" w:rsidRDefault="00A2083A" w:rsidP="00A2083A"/>
    <w:p w14:paraId="6CF2DE73" w14:textId="0A512E48" w:rsidR="00816D2F" w:rsidRPr="00816D2F" w:rsidRDefault="00816D2F" w:rsidP="008B4B61">
      <w:pPr>
        <w:pStyle w:val="Heading3"/>
        <w:ind w:firstLine="720"/>
      </w:pPr>
      <w:bookmarkStart w:id="12" w:name="_Toc53407142"/>
      <w:r>
        <w:t>Manual Process</w:t>
      </w:r>
      <w:bookmarkEnd w:id="12"/>
    </w:p>
    <w:p w14:paraId="490BE87A" w14:textId="0C3CBDF9" w:rsidR="00816D2F" w:rsidRDefault="00AF1477" w:rsidP="001A2C04">
      <w:pPr>
        <w:pStyle w:val="ListParagraph"/>
        <w:numPr>
          <w:ilvl w:val="0"/>
          <w:numId w:val="19"/>
        </w:numPr>
      </w:pPr>
      <w:r>
        <w:t xml:space="preserve">To send a GP sales order to Powerhouse, </w:t>
      </w:r>
      <w:r w:rsidR="00A102A0">
        <w:t>users</w:t>
      </w:r>
      <w:r>
        <w:t xml:space="preserve"> would need to create a new Sales Order Transaction</w:t>
      </w:r>
      <w:r w:rsidR="00DA5E99">
        <w:t xml:space="preserve"> in GP or open an existing record. </w:t>
      </w:r>
    </w:p>
    <w:p w14:paraId="7EDC6938" w14:textId="538C3D7C" w:rsidR="00AF1477" w:rsidRDefault="00816D2F" w:rsidP="001A2C04">
      <w:pPr>
        <w:pStyle w:val="ListParagraph"/>
        <w:numPr>
          <w:ilvl w:val="0"/>
          <w:numId w:val="19"/>
        </w:numPr>
      </w:pPr>
      <w:r>
        <w:t xml:space="preserve">Once </w:t>
      </w:r>
      <w:r w:rsidR="00A102A0">
        <w:t>users have</w:t>
      </w:r>
      <w:r>
        <w:t xml:space="preserve"> filled out the required fields, </w:t>
      </w:r>
      <w:r w:rsidR="00AD3403">
        <w:t xml:space="preserve">they should </w:t>
      </w:r>
      <w:r>
        <w:t xml:space="preserve">click on the </w:t>
      </w:r>
      <w:r w:rsidRPr="00816D2F">
        <w:rPr>
          <w:b/>
          <w:bCs/>
          <w:i/>
          <w:iCs/>
        </w:rPr>
        <w:t>Additional</w:t>
      </w:r>
      <w:r>
        <w:t xml:space="preserve"> menu and then select </w:t>
      </w:r>
      <w:r w:rsidRPr="00816D2F">
        <w:rPr>
          <w:b/>
          <w:bCs/>
          <w:i/>
          <w:iCs/>
        </w:rPr>
        <w:t>Powerhouse</w:t>
      </w:r>
      <w:r>
        <w:t>.</w:t>
      </w:r>
    </w:p>
    <w:p w14:paraId="4A1B502C" w14:textId="14DF93CF" w:rsidR="00130E62" w:rsidRDefault="00130E62" w:rsidP="00130E62">
      <w:pPr>
        <w:pStyle w:val="ListParagraph"/>
        <w:ind w:left="1080"/>
      </w:pPr>
    </w:p>
    <w:p w14:paraId="60362E49" w14:textId="15059203" w:rsidR="00130E62" w:rsidRDefault="00130E62" w:rsidP="00152A57">
      <w:pPr>
        <w:jc w:val="center"/>
      </w:pPr>
      <w:r>
        <w:rPr>
          <w:noProof/>
        </w:rPr>
        <w:lastRenderedPageBreak/>
        <w:drawing>
          <wp:inline distT="0" distB="0" distL="0" distR="0" wp14:anchorId="3ABC1F39" wp14:editId="6BB214F5">
            <wp:extent cx="3018423" cy="205532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03005" cy="2112916"/>
                    </a:xfrm>
                    <a:prstGeom prst="rect">
                      <a:avLst/>
                    </a:prstGeom>
                  </pic:spPr>
                </pic:pic>
              </a:graphicData>
            </a:graphic>
          </wp:inline>
        </w:drawing>
      </w:r>
    </w:p>
    <w:p w14:paraId="586BCD62" w14:textId="1A217E5B" w:rsidR="00130E62" w:rsidRDefault="00130E62" w:rsidP="00152A57">
      <w:pPr>
        <w:jc w:val="center"/>
      </w:pPr>
      <w:r>
        <w:t>Powerhouse option in the Additional Menu</w:t>
      </w:r>
    </w:p>
    <w:p w14:paraId="01F6FDAA" w14:textId="65E0DB9D" w:rsidR="00130E62" w:rsidRDefault="00130E62" w:rsidP="001A2C04">
      <w:pPr>
        <w:pStyle w:val="ListParagraph"/>
        <w:numPr>
          <w:ilvl w:val="0"/>
          <w:numId w:val="19"/>
        </w:numPr>
      </w:pPr>
      <w:r>
        <w:t>The Powerhouse SO Integration window would show up.</w:t>
      </w:r>
    </w:p>
    <w:p w14:paraId="63726DC5" w14:textId="7E560CB8" w:rsidR="00130E62" w:rsidRDefault="00130E62" w:rsidP="00130E62">
      <w:pPr>
        <w:pStyle w:val="ListParagraph"/>
        <w:ind w:left="1080"/>
      </w:pPr>
    </w:p>
    <w:p w14:paraId="4632E442" w14:textId="0825F89F" w:rsidR="00130E62" w:rsidRDefault="00130E62" w:rsidP="00152A57">
      <w:pPr>
        <w:jc w:val="center"/>
      </w:pPr>
      <w:r>
        <w:rPr>
          <w:noProof/>
        </w:rPr>
        <w:drawing>
          <wp:inline distT="0" distB="0" distL="0" distR="0" wp14:anchorId="33BFA502" wp14:editId="1F3F463C">
            <wp:extent cx="2857500" cy="217055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8186" cy="2193864"/>
                    </a:xfrm>
                    <a:prstGeom prst="rect">
                      <a:avLst/>
                    </a:prstGeom>
                  </pic:spPr>
                </pic:pic>
              </a:graphicData>
            </a:graphic>
          </wp:inline>
        </w:drawing>
      </w:r>
    </w:p>
    <w:p w14:paraId="261F3D21" w14:textId="11F93138" w:rsidR="00130E62" w:rsidRDefault="00130E62" w:rsidP="00152A57">
      <w:pPr>
        <w:jc w:val="center"/>
      </w:pPr>
      <w:r>
        <w:t>Powerhouse SO Integration window</w:t>
      </w:r>
    </w:p>
    <w:p w14:paraId="10E5F949" w14:textId="77777777" w:rsidR="00130E62" w:rsidRDefault="00130E62" w:rsidP="00130E62">
      <w:pPr>
        <w:pStyle w:val="ListParagraph"/>
        <w:ind w:left="1080"/>
      </w:pPr>
    </w:p>
    <w:p w14:paraId="507B0124" w14:textId="4503999F" w:rsidR="00130E62" w:rsidRDefault="00130E62" w:rsidP="001A2C04">
      <w:pPr>
        <w:pStyle w:val="ListParagraph"/>
        <w:numPr>
          <w:ilvl w:val="0"/>
          <w:numId w:val="19"/>
        </w:numPr>
      </w:pPr>
      <w:r>
        <w:t xml:space="preserve">Press the </w:t>
      </w:r>
      <w:r>
        <w:rPr>
          <w:b/>
          <w:bCs/>
          <w:i/>
          <w:iCs/>
        </w:rPr>
        <w:t>Sent to Powerhouse</w:t>
      </w:r>
      <w:r>
        <w:t xml:space="preserve"> button to being the process of sending the sales order to powerhouse.</w:t>
      </w:r>
    </w:p>
    <w:p w14:paraId="36294BBE" w14:textId="694B8FD6" w:rsidR="00130E62" w:rsidRDefault="00130E62" w:rsidP="00130E62">
      <w:pPr>
        <w:pStyle w:val="ListParagraph"/>
        <w:ind w:left="1080"/>
      </w:pPr>
    </w:p>
    <w:p w14:paraId="12DA0074" w14:textId="6367DB2A" w:rsidR="00130E62" w:rsidRDefault="00130E62" w:rsidP="00152A57">
      <w:pPr>
        <w:jc w:val="center"/>
      </w:pPr>
      <w:r>
        <w:rPr>
          <w:noProof/>
        </w:rPr>
        <w:drawing>
          <wp:inline distT="0" distB="0" distL="0" distR="0" wp14:anchorId="22B6FA73" wp14:editId="4196B379">
            <wp:extent cx="2581275" cy="196073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1307" cy="1998737"/>
                    </a:xfrm>
                    <a:prstGeom prst="rect">
                      <a:avLst/>
                    </a:prstGeom>
                  </pic:spPr>
                </pic:pic>
              </a:graphicData>
            </a:graphic>
          </wp:inline>
        </w:drawing>
      </w:r>
    </w:p>
    <w:p w14:paraId="224FC57B" w14:textId="1FE1E1C0" w:rsidR="00130E62" w:rsidRDefault="00130E62" w:rsidP="00152A57">
      <w:pPr>
        <w:jc w:val="center"/>
      </w:pPr>
      <w:r>
        <w:t>Send to Powerhouse button</w:t>
      </w:r>
    </w:p>
    <w:p w14:paraId="2AB64772" w14:textId="77777777" w:rsidR="00130E62" w:rsidRDefault="00130E62" w:rsidP="00130E62">
      <w:pPr>
        <w:pStyle w:val="ListParagraph"/>
        <w:ind w:left="1080"/>
      </w:pPr>
    </w:p>
    <w:p w14:paraId="4E559A0C" w14:textId="46586B2B" w:rsidR="00130E62" w:rsidRDefault="00130E62" w:rsidP="001A2C04">
      <w:pPr>
        <w:pStyle w:val="ListParagraph"/>
        <w:numPr>
          <w:ilvl w:val="0"/>
          <w:numId w:val="19"/>
        </w:numPr>
      </w:pPr>
      <w:r>
        <w:t xml:space="preserve">If prompted if sure to send the record to Powerhouse, press the </w:t>
      </w:r>
      <w:r>
        <w:rPr>
          <w:b/>
          <w:bCs/>
          <w:i/>
          <w:iCs/>
        </w:rPr>
        <w:t>Yes</w:t>
      </w:r>
      <w:r>
        <w:t xml:space="preserve"> button.</w:t>
      </w:r>
    </w:p>
    <w:p w14:paraId="2217077E" w14:textId="68872E55" w:rsidR="00130E62" w:rsidRDefault="00130E62" w:rsidP="00130E62">
      <w:pPr>
        <w:pStyle w:val="ListParagraph"/>
        <w:ind w:left="1080"/>
      </w:pPr>
    </w:p>
    <w:p w14:paraId="2509709C" w14:textId="57DE506D" w:rsidR="00130E62" w:rsidRDefault="00130E62" w:rsidP="00152A57">
      <w:pPr>
        <w:jc w:val="center"/>
      </w:pPr>
      <w:r>
        <w:rPr>
          <w:noProof/>
        </w:rPr>
        <w:drawing>
          <wp:inline distT="0" distB="0" distL="0" distR="0" wp14:anchorId="66EBFF6B" wp14:editId="6CDE3042">
            <wp:extent cx="2457450" cy="103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6936" cy="1074903"/>
                    </a:xfrm>
                    <a:prstGeom prst="rect">
                      <a:avLst/>
                    </a:prstGeom>
                  </pic:spPr>
                </pic:pic>
              </a:graphicData>
            </a:graphic>
          </wp:inline>
        </w:drawing>
      </w:r>
    </w:p>
    <w:p w14:paraId="72CDC2F8" w14:textId="379E4344" w:rsidR="00130E62" w:rsidRDefault="00130E62" w:rsidP="00152A57">
      <w:pPr>
        <w:jc w:val="center"/>
      </w:pPr>
      <w:r>
        <w:t>Confirmation prompt message</w:t>
      </w:r>
    </w:p>
    <w:p w14:paraId="29FC7792" w14:textId="77777777" w:rsidR="00130E62" w:rsidRDefault="00130E62" w:rsidP="00130E62">
      <w:pPr>
        <w:pStyle w:val="ListParagraph"/>
        <w:ind w:left="1080"/>
      </w:pPr>
    </w:p>
    <w:p w14:paraId="50021EB3" w14:textId="0F18989C" w:rsidR="00130E62" w:rsidRDefault="00130E62" w:rsidP="001A2C04">
      <w:pPr>
        <w:pStyle w:val="ListParagraph"/>
        <w:numPr>
          <w:ilvl w:val="0"/>
          <w:numId w:val="19"/>
        </w:numPr>
      </w:pPr>
      <w:r>
        <w:t xml:space="preserve">If the sales order was successfully sent to Powerhouse, </w:t>
      </w:r>
      <w:r w:rsidR="00AD3403">
        <w:t>users</w:t>
      </w:r>
      <w:r>
        <w:t xml:space="preserve"> will be alerted with a success message. Press the </w:t>
      </w:r>
      <w:r>
        <w:rPr>
          <w:b/>
          <w:bCs/>
          <w:i/>
          <w:iCs/>
        </w:rPr>
        <w:t>OK</w:t>
      </w:r>
      <w:r>
        <w:t xml:space="preserve"> button to close.</w:t>
      </w:r>
    </w:p>
    <w:p w14:paraId="73118F4E" w14:textId="03B3A1E5" w:rsidR="00130E62" w:rsidRDefault="00130E62" w:rsidP="00130E62">
      <w:pPr>
        <w:pStyle w:val="ListParagraph"/>
        <w:ind w:left="1080"/>
      </w:pPr>
    </w:p>
    <w:p w14:paraId="1D5679BA" w14:textId="25D5C771" w:rsidR="00130E62" w:rsidRDefault="00130E62" w:rsidP="00152A57">
      <w:pPr>
        <w:jc w:val="center"/>
      </w:pPr>
      <w:r>
        <w:rPr>
          <w:noProof/>
        </w:rPr>
        <w:drawing>
          <wp:inline distT="0" distB="0" distL="0" distR="0" wp14:anchorId="11D6728D" wp14:editId="16786ACA">
            <wp:extent cx="2390775" cy="99032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65585" cy="1021309"/>
                    </a:xfrm>
                    <a:prstGeom prst="rect">
                      <a:avLst/>
                    </a:prstGeom>
                  </pic:spPr>
                </pic:pic>
              </a:graphicData>
            </a:graphic>
          </wp:inline>
        </w:drawing>
      </w:r>
    </w:p>
    <w:p w14:paraId="15510FD9" w14:textId="4D874A3D" w:rsidR="00130E62" w:rsidRDefault="00130E62" w:rsidP="00152A57">
      <w:pPr>
        <w:jc w:val="center"/>
      </w:pPr>
      <w:r>
        <w:t>Success message</w:t>
      </w:r>
    </w:p>
    <w:p w14:paraId="6BC13114" w14:textId="77777777" w:rsidR="00130E62" w:rsidRDefault="00130E62" w:rsidP="00130E62">
      <w:pPr>
        <w:pStyle w:val="ListParagraph"/>
        <w:ind w:left="1080"/>
      </w:pPr>
    </w:p>
    <w:p w14:paraId="501D4D31" w14:textId="2643132D" w:rsidR="00130E62" w:rsidRDefault="00130E62" w:rsidP="001A2C04">
      <w:pPr>
        <w:pStyle w:val="ListParagraph"/>
        <w:numPr>
          <w:ilvl w:val="0"/>
          <w:numId w:val="19"/>
        </w:numPr>
      </w:pPr>
      <w:r>
        <w:t xml:space="preserve">The </w:t>
      </w:r>
      <w:r w:rsidR="00A2083A">
        <w:t>order status information as well as the items that were sent would be displayed in the window.</w:t>
      </w:r>
    </w:p>
    <w:p w14:paraId="7643718C" w14:textId="1467FDA6" w:rsidR="00A2083A" w:rsidRDefault="00A2083A" w:rsidP="00A2083A">
      <w:pPr>
        <w:pStyle w:val="ListParagraph"/>
        <w:ind w:left="1080"/>
      </w:pPr>
    </w:p>
    <w:p w14:paraId="747A9175" w14:textId="1573A4BE" w:rsidR="00A2083A" w:rsidRDefault="00A2083A" w:rsidP="00152A57">
      <w:pPr>
        <w:jc w:val="center"/>
      </w:pPr>
      <w:r>
        <w:rPr>
          <w:noProof/>
        </w:rPr>
        <w:drawing>
          <wp:inline distT="0" distB="0" distL="0" distR="0" wp14:anchorId="6A281228" wp14:editId="2665837D">
            <wp:extent cx="2619375" cy="205266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3997" cy="2142485"/>
                    </a:xfrm>
                    <a:prstGeom prst="rect">
                      <a:avLst/>
                    </a:prstGeom>
                  </pic:spPr>
                </pic:pic>
              </a:graphicData>
            </a:graphic>
          </wp:inline>
        </w:drawing>
      </w:r>
    </w:p>
    <w:p w14:paraId="1D4257E1" w14:textId="5A37EB63" w:rsidR="00A2083A" w:rsidRDefault="00A2083A" w:rsidP="00152A57">
      <w:pPr>
        <w:jc w:val="center"/>
      </w:pPr>
      <w:r>
        <w:t>Order information</w:t>
      </w:r>
    </w:p>
    <w:p w14:paraId="707D32FA" w14:textId="77777777" w:rsidR="00A2083A" w:rsidRDefault="00A2083A" w:rsidP="00A2083A">
      <w:pPr>
        <w:pStyle w:val="ListParagraph"/>
        <w:ind w:left="1080"/>
        <w:jc w:val="center"/>
      </w:pPr>
    </w:p>
    <w:p w14:paraId="4A046928" w14:textId="698AA621" w:rsidR="00A2083A" w:rsidRDefault="00A2083A" w:rsidP="001A2C04">
      <w:pPr>
        <w:pStyle w:val="ListParagraph"/>
        <w:numPr>
          <w:ilvl w:val="0"/>
          <w:numId w:val="19"/>
        </w:numPr>
      </w:pPr>
      <w:r>
        <w:t xml:space="preserve">Press the </w:t>
      </w:r>
      <w:r>
        <w:rPr>
          <w:b/>
          <w:bCs/>
          <w:i/>
          <w:iCs/>
        </w:rPr>
        <w:t>Cancel</w:t>
      </w:r>
      <w:r>
        <w:t xml:space="preserve"> button to close the window and go back to the Sales Order Entry window.</w:t>
      </w:r>
    </w:p>
    <w:p w14:paraId="07142B5D" w14:textId="2BD04D6D" w:rsidR="00A2083A" w:rsidRDefault="00A2083A" w:rsidP="00A2083A">
      <w:pPr>
        <w:pStyle w:val="ListParagraph"/>
        <w:ind w:left="1080"/>
      </w:pPr>
    </w:p>
    <w:p w14:paraId="713722BD" w14:textId="4DC53D71" w:rsidR="00A2083A" w:rsidRDefault="00A2083A" w:rsidP="00152A57">
      <w:pPr>
        <w:jc w:val="center"/>
      </w:pPr>
      <w:r>
        <w:rPr>
          <w:noProof/>
        </w:rPr>
        <w:lastRenderedPageBreak/>
        <w:drawing>
          <wp:inline distT="0" distB="0" distL="0" distR="0" wp14:anchorId="22D2F93C" wp14:editId="3F21EBC6">
            <wp:extent cx="2724150" cy="206926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0694" cy="2081829"/>
                    </a:xfrm>
                    <a:prstGeom prst="rect">
                      <a:avLst/>
                    </a:prstGeom>
                  </pic:spPr>
                </pic:pic>
              </a:graphicData>
            </a:graphic>
          </wp:inline>
        </w:drawing>
      </w:r>
    </w:p>
    <w:p w14:paraId="11A68D46" w14:textId="2E4E1E04" w:rsidR="00A2083A" w:rsidRDefault="00A2083A" w:rsidP="00152A57">
      <w:pPr>
        <w:jc w:val="center"/>
      </w:pPr>
      <w:r>
        <w:t xml:space="preserve">The Cancel </w:t>
      </w:r>
      <w:proofErr w:type="gramStart"/>
      <w:r>
        <w:t>button</w:t>
      </w:r>
      <w:proofErr w:type="gramEnd"/>
    </w:p>
    <w:p w14:paraId="3B21D005" w14:textId="77777777" w:rsidR="00A2083A" w:rsidRDefault="00A2083A" w:rsidP="00A2083A">
      <w:pPr>
        <w:pStyle w:val="ListParagraph"/>
        <w:ind w:left="1080"/>
        <w:jc w:val="center"/>
      </w:pPr>
    </w:p>
    <w:p w14:paraId="5FFC3503" w14:textId="3CB0A868" w:rsidR="00A2083A" w:rsidRDefault="00A2083A" w:rsidP="001A2C04">
      <w:pPr>
        <w:pStyle w:val="ListParagraph"/>
        <w:numPr>
          <w:ilvl w:val="0"/>
          <w:numId w:val="19"/>
        </w:numPr>
      </w:pPr>
      <w:r>
        <w:t xml:space="preserve">If the sales order was sent to Powerhouse successfully, the Sales Order batch ID will be replaced with the </w:t>
      </w:r>
      <w:r>
        <w:rPr>
          <w:i/>
          <w:iCs/>
        </w:rPr>
        <w:t>Processed</w:t>
      </w:r>
      <w:r w:rsidRPr="00A2083A">
        <w:rPr>
          <w:i/>
          <w:iCs/>
        </w:rPr>
        <w:t xml:space="preserve"> Batch</w:t>
      </w:r>
      <w:r>
        <w:rPr>
          <w:i/>
          <w:iCs/>
        </w:rPr>
        <w:t xml:space="preserve"> ID </w:t>
      </w:r>
      <w:r>
        <w:t xml:space="preserve"> that was setup in the </w:t>
      </w:r>
      <w:hyperlink w:anchor="_Powerhouse_Integration_Setup" w:history="1">
        <w:r w:rsidRPr="00A2083A">
          <w:rPr>
            <w:rStyle w:val="Hyperlink"/>
          </w:rPr>
          <w:t xml:space="preserve">Powerhouse </w:t>
        </w:r>
        <w:r>
          <w:rPr>
            <w:rStyle w:val="Hyperlink"/>
          </w:rPr>
          <w:t>Integration Setup</w:t>
        </w:r>
        <w:r w:rsidRPr="00A2083A">
          <w:rPr>
            <w:rStyle w:val="Hyperlink"/>
          </w:rPr>
          <w:t xml:space="preserve"> window</w:t>
        </w:r>
      </w:hyperlink>
      <w:r>
        <w:t xml:space="preserve">. </w:t>
      </w:r>
    </w:p>
    <w:p w14:paraId="603961E4" w14:textId="77777777" w:rsidR="00923E80" w:rsidRPr="00AF1477" w:rsidRDefault="00923E80" w:rsidP="00923E80">
      <w:pPr>
        <w:pStyle w:val="ListParagraph"/>
        <w:ind w:left="1080"/>
      </w:pPr>
    </w:p>
    <w:p w14:paraId="6F8FD656" w14:textId="451F0845" w:rsidR="006F6B4C" w:rsidRDefault="006F6B4C" w:rsidP="006F6B4C">
      <w:pPr>
        <w:pStyle w:val="Heading2"/>
      </w:pPr>
      <w:bookmarkStart w:id="13" w:name="_Toc53407143"/>
      <w:r>
        <w:t>GP Sales Order Fulfillment Process</w:t>
      </w:r>
      <w:bookmarkEnd w:id="13"/>
    </w:p>
    <w:p w14:paraId="1A3F48B6" w14:textId="0CF85B1A" w:rsidR="006F6B4C" w:rsidRPr="00816D2F" w:rsidRDefault="006F6B4C" w:rsidP="00152A57">
      <w:pPr>
        <w:pStyle w:val="ListParagraph"/>
        <w:ind w:firstLine="720"/>
      </w:pPr>
      <w:r>
        <w:t>For every shipment that has been picked and packed in Powerhouse, an automated process will read these shipments and then fulfill the sales orders in GP. The fulfilled quantities would be updated for each sales order and then moved to the Sales Fulfillment Batch ID</w:t>
      </w:r>
      <w:r w:rsidR="006839FC">
        <w:t xml:space="preserve"> that was setup in the </w:t>
      </w:r>
      <w:hyperlink w:anchor="_Powerhouse_Integration_Setup" w:history="1">
        <w:r w:rsidR="006839FC" w:rsidRPr="006839FC">
          <w:rPr>
            <w:rStyle w:val="Hyperlink"/>
          </w:rPr>
          <w:t>Powerhouse Integration Setup Window</w:t>
        </w:r>
      </w:hyperlink>
      <w:r w:rsidR="006839FC">
        <w:t>.</w:t>
      </w:r>
    </w:p>
    <w:p w14:paraId="3D10AE38" w14:textId="099D3341" w:rsidR="00AF1477" w:rsidRDefault="00AF1477" w:rsidP="00AF1477">
      <w:pPr>
        <w:pStyle w:val="Heading2"/>
        <w:rPr>
          <w:sz w:val="32"/>
          <w:szCs w:val="32"/>
        </w:rPr>
      </w:pPr>
      <w:r>
        <w:br w:type="page"/>
      </w:r>
    </w:p>
    <w:p w14:paraId="56161CCE" w14:textId="6ABECE9A" w:rsidR="003B60BF" w:rsidRDefault="003B60BF" w:rsidP="003B60BF">
      <w:pPr>
        <w:pStyle w:val="Heading1"/>
      </w:pPr>
      <w:bookmarkStart w:id="14" w:name="_Toc53407144"/>
      <w:r>
        <w:lastRenderedPageBreak/>
        <w:t>Inventory Integration</w:t>
      </w:r>
      <w:bookmarkEnd w:id="14"/>
    </w:p>
    <w:p w14:paraId="295BDD42" w14:textId="5E207483" w:rsidR="003B60BF" w:rsidRDefault="003B60BF" w:rsidP="003B60BF">
      <w:pPr>
        <w:pStyle w:val="Heading2"/>
      </w:pPr>
      <w:bookmarkStart w:id="15" w:name="_Toc53407145"/>
      <w:r>
        <w:t>Sending an item to Powerhouse</w:t>
      </w:r>
      <w:bookmarkEnd w:id="15"/>
      <w:r>
        <w:t xml:space="preserve"> </w:t>
      </w:r>
    </w:p>
    <w:p w14:paraId="1E22B3E3" w14:textId="1B516B0C" w:rsidR="008B4B61" w:rsidRPr="008B4B61" w:rsidRDefault="008B4B61" w:rsidP="008B4B61">
      <w:pPr>
        <w:pStyle w:val="Heading3"/>
        <w:ind w:firstLine="720"/>
      </w:pPr>
      <w:bookmarkStart w:id="16" w:name="_Toc53407146"/>
      <w:r>
        <w:t>Manual Process</w:t>
      </w:r>
      <w:bookmarkEnd w:id="16"/>
    </w:p>
    <w:p w14:paraId="00A0607C" w14:textId="1A547789" w:rsidR="003B60BF" w:rsidRPr="003B60BF" w:rsidRDefault="00AD3403" w:rsidP="008B4B61">
      <w:pPr>
        <w:pStyle w:val="ListParagraph"/>
        <w:numPr>
          <w:ilvl w:val="0"/>
          <w:numId w:val="20"/>
        </w:numPr>
        <w:ind w:firstLine="0"/>
        <w:rPr>
          <w:rFonts w:asciiTheme="majorHAnsi" w:eastAsiaTheme="majorEastAsia" w:hAnsiTheme="majorHAnsi" w:cstheme="majorBidi"/>
          <w:color w:val="2F5496" w:themeColor="accent1" w:themeShade="BF"/>
          <w:sz w:val="32"/>
          <w:szCs w:val="32"/>
        </w:rPr>
      </w:pPr>
      <w:r>
        <w:t>Users</w:t>
      </w:r>
      <w:r w:rsidR="003B60BF">
        <w:t xml:space="preserve"> can send inventory items from GP to Powerhouse </w:t>
      </w:r>
      <w:r>
        <w:t>through</w:t>
      </w:r>
      <w:r w:rsidR="003B60BF">
        <w:t xml:space="preserve"> the </w:t>
      </w:r>
      <w:r w:rsidR="003B60BF" w:rsidRPr="003B60BF">
        <w:rPr>
          <w:b/>
          <w:bCs/>
        </w:rPr>
        <w:t>Item Maintenance</w:t>
      </w:r>
      <w:r w:rsidR="003B60BF">
        <w:t xml:space="preserve"> window.</w:t>
      </w:r>
    </w:p>
    <w:p w14:paraId="3E2F2D27" w14:textId="1013A077" w:rsidR="003B60BF" w:rsidRPr="003B60BF" w:rsidRDefault="003B60BF" w:rsidP="008B4B61">
      <w:pPr>
        <w:pStyle w:val="ListParagraph"/>
        <w:numPr>
          <w:ilvl w:val="0"/>
          <w:numId w:val="20"/>
        </w:numPr>
        <w:ind w:firstLine="0"/>
        <w:rPr>
          <w:rFonts w:asciiTheme="majorHAnsi" w:eastAsiaTheme="majorEastAsia" w:hAnsiTheme="majorHAnsi" w:cstheme="majorBidi"/>
          <w:color w:val="2F5496" w:themeColor="accent1" w:themeShade="BF"/>
          <w:sz w:val="32"/>
          <w:szCs w:val="32"/>
        </w:rPr>
      </w:pPr>
      <w:r>
        <w:t xml:space="preserve">Open the </w:t>
      </w:r>
      <w:r w:rsidRPr="003B60BF">
        <w:rPr>
          <w:b/>
          <w:bCs/>
        </w:rPr>
        <w:t>Item Maintenance</w:t>
      </w:r>
      <w:r>
        <w:t xml:space="preserve"> window (</w:t>
      </w:r>
      <w:r w:rsidRPr="00152A57">
        <w:rPr>
          <w:i/>
          <w:iCs/>
        </w:rPr>
        <w:t>Inventory &gt; Cards &gt; Item</w:t>
      </w:r>
      <w:r>
        <w:t>) and then select (or create) the item record.</w:t>
      </w:r>
    </w:p>
    <w:p w14:paraId="5BFFAAA8" w14:textId="729812E5" w:rsidR="003B60BF" w:rsidRDefault="003B60BF" w:rsidP="00152A57">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0157938E" wp14:editId="504CAF01">
            <wp:extent cx="2733675" cy="2310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44724" cy="2403861"/>
                    </a:xfrm>
                    <a:prstGeom prst="rect">
                      <a:avLst/>
                    </a:prstGeom>
                  </pic:spPr>
                </pic:pic>
              </a:graphicData>
            </a:graphic>
          </wp:inline>
        </w:drawing>
      </w:r>
    </w:p>
    <w:p w14:paraId="6CA45DE0" w14:textId="55943A6B" w:rsidR="003B60BF" w:rsidRDefault="003B60BF" w:rsidP="00152A57">
      <w:pPr>
        <w:jc w:val="center"/>
      </w:pPr>
      <w:r>
        <w:t>Item Maintenance window</w:t>
      </w:r>
    </w:p>
    <w:p w14:paraId="4F19BF12" w14:textId="77777777" w:rsidR="003B60BF" w:rsidRPr="003B60BF" w:rsidRDefault="003B60BF" w:rsidP="003B60BF">
      <w:pPr>
        <w:pStyle w:val="ListParagraph"/>
        <w:jc w:val="center"/>
        <w:rPr>
          <w:rFonts w:asciiTheme="majorHAnsi" w:eastAsiaTheme="majorEastAsia" w:hAnsiTheme="majorHAnsi" w:cstheme="majorBidi"/>
          <w:color w:val="2F5496" w:themeColor="accent1" w:themeShade="BF"/>
          <w:sz w:val="32"/>
          <w:szCs w:val="32"/>
        </w:rPr>
      </w:pPr>
    </w:p>
    <w:p w14:paraId="13D23667" w14:textId="4455C5BF" w:rsidR="003B60BF" w:rsidRPr="003B60BF" w:rsidRDefault="003B60BF" w:rsidP="008B4B61">
      <w:pPr>
        <w:pStyle w:val="ListParagraph"/>
        <w:numPr>
          <w:ilvl w:val="0"/>
          <w:numId w:val="20"/>
        </w:numPr>
        <w:ind w:firstLine="0"/>
        <w:rPr>
          <w:rFonts w:asciiTheme="majorHAnsi" w:eastAsiaTheme="majorEastAsia" w:hAnsiTheme="majorHAnsi" w:cstheme="majorBidi"/>
          <w:color w:val="2F5496" w:themeColor="accent1" w:themeShade="BF"/>
          <w:sz w:val="32"/>
          <w:szCs w:val="32"/>
        </w:rPr>
      </w:pPr>
      <w:r>
        <w:t xml:space="preserve">Next, click on the </w:t>
      </w:r>
      <w:r>
        <w:rPr>
          <w:b/>
          <w:bCs/>
        </w:rPr>
        <w:t xml:space="preserve">Additional </w:t>
      </w:r>
      <w:r>
        <w:t xml:space="preserve">button and then select </w:t>
      </w:r>
      <w:r>
        <w:rPr>
          <w:b/>
          <w:bCs/>
        </w:rPr>
        <w:t>Powerhouse.</w:t>
      </w:r>
    </w:p>
    <w:p w14:paraId="29901B76" w14:textId="3E9F47E0" w:rsidR="003B60BF" w:rsidRDefault="003B60BF" w:rsidP="00152A57">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3CFD7857" wp14:editId="596973C4">
            <wp:extent cx="2733675" cy="228399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23241" cy="2358831"/>
                    </a:xfrm>
                    <a:prstGeom prst="rect">
                      <a:avLst/>
                    </a:prstGeom>
                  </pic:spPr>
                </pic:pic>
              </a:graphicData>
            </a:graphic>
          </wp:inline>
        </w:drawing>
      </w:r>
    </w:p>
    <w:p w14:paraId="2F5D8BD8" w14:textId="32920EC9" w:rsidR="003B60BF" w:rsidRDefault="003B60BF" w:rsidP="00152A57">
      <w:pPr>
        <w:jc w:val="center"/>
      </w:pPr>
      <w:r>
        <w:t>Powerhouse option in the Additional menu</w:t>
      </w:r>
    </w:p>
    <w:p w14:paraId="139E4EB6" w14:textId="77777777" w:rsidR="002856E1" w:rsidRPr="002856E1" w:rsidRDefault="002856E1" w:rsidP="002856E1">
      <w:pPr>
        <w:pStyle w:val="ListParagraph"/>
        <w:ind w:left="1080"/>
        <w:jc w:val="center"/>
      </w:pPr>
    </w:p>
    <w:p w14:paraId="6174A0E5" w14:textId="5C696D9D" w:rsidR="002856E1" w:rsidRPr="002856E1" w:rsidRDefault="002856E1" w:rsidP="008B4B61">
      <w:pPr>
        <w:pStyle w:val="ListParagraph"/>
        <w:numPr>
          <w:ilvl w:val="0"/>
          <w:numId w:val="20"/>
        </w:numPr>
        <w:ind w:firstLine="0"/>
        <w:rPr>
          <w:rFonts w:asciiTheme="majorHAnsi" w:eastAsiaTheme="majorEastAsia" w:hAnsiTheme="majorHAnsi" w:cstheme="majorBidi"/>
          <w:color w:val="2F5496" w:themeColor="accent1" w:themeShade="BF"/>
          <w:sz w:val="32"/>
          <w:szCs w:val="32"/>
        </w:rPr>
      </w:pPr>
      <w:r>
        <w:t xml:space="preserve">Once the Powerhouse Item Integration window has opened, click on the </w:t>
      </w:r>
      <w:r>
        <w:rPr>
          <w:b/>
          <w:bCs/>
        </w:rPr>
        <w:t xml:space="preserve">Send to Powerhouse </w:t>
      </w:r>
      <w:r>
        <w:t>button to begin the integration process.</w:t>
      </w:r>
    </w:p>
    <w:p w14:paraId="539F10F4" w14:textId="16668A9C" w:rsidR="002856E1" w:rsidRDefault="002856E1" w:rsidP="00152A57">
      <w:pPr>
        <w:jc w:val="center"/>
        <w:rPr>
          <w:rFonts w:asciiTheme="majorHAnsi" w:eastAsiaTheme="majorEastAsia" w:hAnsiTheme="majorHAnsi" w:cstheme="majorBidi"/>
          <w:color w:val="2F5496" w:themeColor="accent1" w:themeShade="BF"/>
          <w:sz w:val="32"/>
          <w:szCs w:val="32"/>
        </w:rPr>
      </w:pPr>
      <w:r>
        <w:rPr>
          <w:noProof/>
        </w:rPr>
        <w:lastRenderedPageBreak/>
        <w:drawing>
          <wp:inline distT="0" distB="0" distL="0" distR="0" wp14:anchorId="3F8F3A1C" wp14:editId="3FA7ADC9">
            <wp:extent cx="2982780" cy="147637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281" cy="1503846"/>
                    </a:xfrm>
                    <a:prstGeom prst="rect">
                      <a:avLst/>
                    </a:prstGeom>
                  </pic:spPr>
                </pic:pic>
              </a:graphicData>
            </a:graphic>
          </wp:inline>
        </w:drawing>
      </w:r>
    </w:p>
    <w:p w14:paraId="5382CFC4" w14:textId="284E0EC9" w:rsidR="002856E1" w:rsidRDefault="002856E1" w:rsidP="00152A57">
      <w:pPr>
        <w:jc w:val="center"/>
      </w:pPr>
      <w:r>
        <w:t>Send to Powerhouse button in the Powerhouse Item Integration window.</w:t>
      </w:r>
    </w:p>
    <w:p w14:paraId="5A4BD2EB" w14:textId="77777777" w:rsidR="00737E2F" w:rsidRPr="00737E2F" w:rsidRDefault="00737E2F" w:rsidP="00737E2F">
      <w:pPr>
        <w:pStyle w:val="ListParagraph"/>
        <w:rPr>
          <w:rFonts w:asciiTheme="majorHAnsi" w:eastAsiaTheme="majorEastAsia" w:hAnsiTheme="majorHAnsi" w:cstheme="majorBidi"/>
          <w:color w:val="2F5496" w:themeColor="accent1" w:themeShade="BF"/>
          <w:sz w:val="32"/>
          <w:szCs w:val="32"/>
        </w:rPr>
      </w:pPr>
    </w:p>
    <w:p w14:paraId="4901F27D" w14:textId="2FAA41C3" w:rsidR="00780B16" w:rsidRPr="00737E2F" w:rsidRDefault="00737E2F" w:rsidP="008B4B61">
      <w:pPr>
        <w:pStyle w:val="ListParagraph"/>
        <w:numPr>
          <w:ilvl w:val="0"/>
          <w:numId w:val="20"/>
        </w:numPr>
        <w:ind w:firstLine="0"/>
        <w:rPr>
          <w:rFonts w:asciiTheme="majorHAnsi" w:eastAsiaTheme="majorEastAsia" w:hAnsiTheme="majorHAnsi" w:cstheme="majorBidi"/>
          <w:color w:val="2F5496" w:themeColor="accent1" w:themeShade="BF"/>
          <w:sz w:val="32"/>
          <w:szCs w:val="32"/>
        </w:rPr>
      </w:pPr>
      <w:r>
        <w:t>If the integration was successful, an alert will prompt the user for the result.</w:t>
      </w:r>
    </w:p>
    <w:p w14:paraId="31A9ADF5" w14:textId="1507C582" w:rsidR="00737E2F" w:rsidRDefault="00737E2F" w:rsidP="00152A57">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40AC9F52" wp14:editId="2D2389D5">
            <wp:extent cx="2981325" cy="1237064"/>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0792" cy="1245142"/>
                    </a:xfrm>
                    <a:prstGeom prst="rect">
                      <a:avLst/>
                    </a:prstGeom>
                  </pic:spPr>
                </pic:pic>
              </a:graphicData>
            </a:graphic>
          </wp:inline>
        </w:drawing>
      </w:r>
    </w:p>
    <w:p w14:paraId="6630C459" w14:textId="5599FFB9" w:rsidR="00737E2F" w:rsidRPr="00737E2F" w:rsidRDefault="00737E2F" w:rsidP="00152A57">
      <w:pPr>
        <w:jc w:val="center"/>
        <w:rPr>
          <w:rFonts w:asciiTheme="majorHAnsi" w:eastAsiaTheme="majorEastAsia" w:hAnsiTheme="majorHAnsi" w:cstheme="majorBidi"/>
          <w:color w:val="2F5496" w:themeColor="accent1" w:themeShade="BF"/>
          <w:sz w:val="32"/>
          <w:szCs w:val="32"/>
        </w:rPr>
      </w:pPr>
      <w:r>
        <w:t>The prompt when the record has been integrated.</w:t>
      </w:r>
    </w:p>
    <w:p w14:paraId="761B9C12" w14:textId="77777777" w:rsidR="008B4B61" w:rsidRPr="00816D2F" w:rsidRDefault="008B4B61" w:rsidP="008B4B61">
      <w:pPr>
        <w:pStyle w:val="Heading3"/>
        <w:ind w:firstLine="720"/>
      </w:pPr>
      <w:bookmarkStart w:id="17" w:name="_Toc53407147"/>
      <w:r>
        <w:t>Automated Process</w:t>
      </w:r>
      <w:bookmarkEnd w:id="17"/>
    </w:p>
    <w:p w14:paraId="1C3F4DF6" w14:textId="42823A15" w:rsidR="008B4B61" w:rsidRDefault="008B4B61" w:rsidP="008B4B61">
      <w:pPr>
        <w:pStyle w:val="ListParagraph"/>
        <w:numPr>
          <w:ilvl w:val="0"/>
          <w:numId w:val="26"/>
        </w:numPr>
      </w:pPr>
      <w:r>
        <w:t xml:space="preserve">There is a background process that would automatically send GP Items to Powerhouse as long as the option to </w:t>
      </w:r>
      <w:r>
        <w:rPr>
          <w:i/>
          <w:iCs/>
        </w:rPr>
        <w:t>Automatically Sync Items</w:t>
      </w:r>
      <w:r>
        <w:t xml:space="preserve"> is checked in the </w:t>
      </w:r>
      <w:hyperlink w:anchor="_Powerhouse_Integration_Setup" w:history="1">
        <w:r w:rsidRPr="008B4B61">
          <w:rPr>
            <w:rStyle w:val="Hyperlink"/>
          </w:rPr>
          <w:t>Powerhouse Integration Setup</w:t>
        </w:r>
      </w:hyperlink>
      <w:r>
        <w:t xml:space="preserve"> window.</w:t>
      </w:r>
    </w:p>
    <w:p w14:paraId="439E8DBD" w14:textId="77777777" w:rsidR="008B4B61" w:rsidRDefault="008B4B61" w:rsidP="008B4B61">
      <w:pPr>
        <w:pStyle w:val="ListParagraph"/>
        <w:ind w:left="1080"/>
      </w:pPr>
    </w:p>
    <w:p w14:paraId="34B06E6B" w14:textId="77777777" w:rsidR="008B4B61" w:rsidRDefault="008B4B61" w:rsidP="008B4B61">
      <w:pPr>
        <w:jc w:val="center"/>
      </w:pPr>
      <w:r>
        <w:rPr>
          <w:noProof/>
        </w:rPr>
        <w:drawing>
          <wp:inline distT="0" distB="0" distL="0" distR="0" wp14:anchorId="03F0AE05" wp14:editId="4350B2F5">
            <wp:extent cx="5715000" cy="1299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7989" cy="1329334"/>
                    </a:xfrm>
                    <a:prstGeom prst="rect">
                      <a:avLst/>
                    </a:prstGeom>
                  </pic:spPr>
                </pic:pic>
              </a:graphicData>
            </a:graphic>
          </wp:inline>
        </w:drawing>
      </w:r>
    </w:p>
    <w:p w14:paraId="6F88C1C8" w14:textId="77777777" w:rsidR="008B4B61" w:rsidRDefault="008B4B61" w:rsidP="008B4B61">
      <w:pPr>
        <w:jc w:val="center"/>
      </w:pPr>
      <w:r>
        <w:t>Powerhouse Dynamics GP Integration Service</w:t>
      </w:r>
    </w:p>
    <w:p w14:paraId="6C7EF75C" w14:textId="77777777" w:rsidR="008B4B61" w:rsidRDefault="008B4B61" w:rsidP="008B4B61">
      <w:pPr>
        <w:pStyle w:val="ListParagraph"/>
        <w:jc w:val="center"/>
      </w:pPr>
    </w:p>
    <w:p w14:paraId="5DE47F3A" w14:textId="2DF16626" w:rsidR="008B4B61" w:rsidRDefault="008B4B61" w:rsidP="008B4B61">
      <w:pPr>
        <w:pStyle w:val="ListParagraph"/>
        <w:numPr>
          <w:ilvl w:val="0"/>
          <w:numId w:val="26"/>
        </w:numPr>
      </w:pPr>
      <w:r>
        <w:t xml:space="preserve">This service runs at certain time intervals (check the </w:t>
      </w:r>
      <w:r>
        <w:rPr>
          <w:i/>
          <w:iCs/>
        </w:rPr>
        <w:t>Frequency</w:t>
      </w:r>
      <w:r>
        <w:t xml:space="preserve"> value in the </w:t>
      </w:r>
      <w:hyperlink w:anchor="_Powerhouse_Integration_Setup" w:history="1">
        <w:r w:rsidRPr="00D91F37">
          <w:rPr>
            <w:rStyle w:val="Hyperlink"/>
          </w:rPr>
          <w:t>Powerhouse Integration Setup</w:t>
        </w:r>
      </w:hyperlink>
      <w:r>
        <w:t xml:space="preserve"> window) to check if there are items to process. </w:t>
      </w:r>
    </w:p>
    <w:p w14:paraId="53BFE63E" w14:textId="77777777" w:rsidR="008B4B61" w:rsidRPr="00D91F37" w:rsidRDefault="008B4B61" w:rsidP="008B4B61">
      <w:pPr>
        <w:ind w:left="720"/>
      </w:pPr>
      <w:r>
        <w:t xml:space="preserve">* Note: Make sure that the </w:t>
      </w:r>
      <w:r>
        <w:rPr>
          <w:i/>
          <w:iCs/>
        </w:rPr>
        <w:t>Status</w:t>
      </w:r>
      <w:r>
        <w:t xml:space="preserve"> of the service is </w:t>
      </w:r>
      <w:r>
        <w:rPr>
          <w:i/>
          <w:iCs/>
        </w:rPr>
        <w:t>Running</w:t>
      </w:r>
      <w:r>
        <w:t xml:space="preserve">. </w:t>
      </w:r>
    </w:p>
    <w:p w14:paraId="3CD1C241" w14:textId="187D23C7" w:rsidR="003B60BF" w:rsidRPr="003B60BF" w:rsidRDefault="003B60BF" w:rsidP="003B60BF">
      <w:pPr>
        <w:pStyle w:val="ListParagraph"/>
        <w:numPr>
          <w:ilvl w:val="0"/>
          <w:numId w:val="20"/>
        </w:numPr>
        <w:rPr>
          <w:rFonts w:asciiTheme="majorHAnsi" w:eastAsiaTheme="majorEastAsia" w:hAnsiTheme="majorHAnsi" w:cstheme="majorBidi"/>
          <w:color w:val="2F5496" w:themeColor="accent1" w:themeShade="BF"/>
          <w:sz w:val="32"/>
          <w:szCs w:val="32"/>
        </w:rPr>
      </w:pPr>
      <w:r>
        <w:br w:type="page"/>
      </w:r>
    </w:p>
    <w:p w14:paraId="7C01231E" w14:textId="361482B9" w:rsidR="006839FC" w:rsidRDefault="006839FC" w:rsidP="006839FC">
      <w:pPr>
        <w:pStyle w:val="Heading1"/>
      </w:pPr>
      <w:bookmarkStart w:id="18" w:name="_Toc53407148"/>
      <w:r>
        <w:lastRenderedPageBreak/>
        <w:t>Receiving Integration</w:t>
      </w:r>
      <w:bookmarkEnd w:id="18"/>
    </w:p>
    <w:p w14:paraId="52AD33DA" w14:textId="23B3D26B" w:rsidR="006839FC" w:rsidRDefault="006839FC" w:rsidP="006839FC">
      <w:pPr>
        <w:pStyle w:val="Heading2"/>
      </w:pPr>
      <w:bookmarkStart w:id="19" w:name="_Toc53407149"/>
      <w:r>
        <w:t>Sending GP Receiving Data</w:t>
      </w:r>
      <w:r w:rsidR="00C03781">
        <w:t xml:space="preserve"> </w:t>
      </w:r>
      <w:r>
        <w:t>(Container Information)</w:t>
      </w:r>
      <w:bookmarkEnd w:id="19"/>
    </w:p>
    <w:p w14:paraId="0285C01C" w14:textId="1948FCD9" w:rsidR="00152A57" w:rsidRPr="00152A57" w:rsidRDefault="006839FC" w:rsidP="006839FC">
      <w:pPr>
        <w:pStyle w:val="ListParagraph"/>
        <w:numPr>
          <w:ilvl w:val="0"/>
          <w:numId w:val="22"/>
        </w:numPr>
        <w:rPr>
          <w:rFonts w:asciiTheme="majorHAnsi" w:eastAsiaTheme="majorEastAsia" w:hAnsiTheme="majorHAnsi" w:cstheme="majorBidi"/>
          <w:color w:val="2F5496" w:themeColor="accent1" w:themeShade="BF"/>
          <w:sz w:val="32"/>
          <w:szCs w:val="32"/>
        </w:rPr>
      </w:pPr>
      <w:r>
        <w:t>GP Receiving records can be integrated to Powerhouse by going to the</w:t>
      </w:r>
      <w:r w:rsidR="00152A57">
        <w:t xml:space="preserve"> </w:t>
      </w:r>
      <w:r w:rsidR="00152A57">
        <w:rPr>
          <w:b/>
          <w:bCs/>
        </w:rPr>
        <w:t xml:space="preserve">Powerhouse Receiving Integration </w:t>
      </w:r>
      <w:r w:rsidR="00152A57">
        <w:t>window (</w:t>
      </w:r>
      <w:r w:rsidR="00152A57" w:rsidRPr="00152A57">
        <w:rPr>
          <w:i/>
          <w:iCs/>
        </w:rPr>
        <w:t>Transactions</w:t>
      </w:r>
      <w:r w:rsidR="00152A57">
        <w:t xml:space="preserve"> &gt; </w:t>
      </w:r>
      <w:r w:rsidR="00152A57" w:rsidRPr="00152A57">
        <w:rPr>
          <w:i/>
          <w:iCs/>
        </w:rPr>
        <w:t>Purchasing</w:t>
      </w:r>
      <w:r w:rsidR="00152A57">
        <w:t xml:space="preserve"> &gt; </w:t>
      </w:r>
      <w:r w:rsidR="00152A57" w:rsidRPr="00152A57">
        <w:rPr>
          <w:i/>
          <w:iCs/>
        </w:rPr>
        <w:t>Powerhouse Receiving Integration</w:t>
      </w:r>
      <w:r w:rsidR="00152A57">
        <w:t>)</w:t>
      </w:r>
    </w:p>
    <w:p w14:paraId="6E637372" w14:textId="77777777" w:rsidR="00152A57" w:rsidRDefault="00152A57" w:rsidP="00152A57">
      <w:pPr>
        <w:pStyle w:val="ListParagraph"/>
      </w:pPr>
    </w:p>
    <w:p w14:paraId="4D441826" w14:textId="1F9FBC2A" w:rsidR="00152A57" w:rsidRDefault="00152A57" w:rsidP="00152A57">
      <w:pPr>
        <w:jc w:val="center"/>
      </w:pPr>
      <w:r>
        <w:rPr>
          <w:noProof/>
        </w:rPr>
        <w:drawing>
          <wp:inline distT="0" distB="0" distL="0" distR="0" wp14:anchorId="34847B1A" wp14:editId="14BEE0FE">
            <wp:extent cx="3086100" cy="24019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8719" cy="2458462"/>
                    </a:xfrm>
                    <a:prstGeom prst="rect">
                      <a:avLst/>
                    </a:prstGeom>
                  </pic:spPr>
                </pic:pic>
              </a:graphicData>
            </a:graphic>
          </wp:inline>
        </w:drawing>
      </w:r>
    </w:p>
    <w:p w14:paraId="59AB1912" w14:textId="275715B2" w:rsidR="006839FC" w:rsidRDefault="00152A57" w:rsidP="00152A57">
      <w:pPr>
        <w:jc w:val="center"/>
      </w:pPr>
      <w:r>
        <w:t>Powerhouse Receiving window.</w:t>
      </w:r>
    </w:p>
    <w:p w14:paraId="7E721BF5" w14:textId="4F006203" w:rsidR="00152A57" w:rsidRDefault="00E16CA0" w:rsidP="00152A57">
      <w:pPr>
        <w:pStyle w:val="ListParagraph"/>
        <w:numPr>
          <w:ilvl w:val="0"/>
          <w:numId w:val="22"/>
        </w:numPr>
      </w:pPr>
      <w:r>
        <w:t xml:space="preserve">There are 2 options on how </w:t>
      </w:r>
      <w:r w:rsidR="00AD3403">
        <w:t>users</w:t>
      </w:r>
      <w:r>
        <w:t xml:space="preserve"> can retrieve posted receipts: by Receipt Number or by Document Date. Choose either one and then select the starting receipt number</w:t>
      </w:r>
      <w:r w:rsidR="00FD1663">
        <w:t>/</w:t>
      </w:r>
      <w:r>
        <w:t>document date</w:t>
      </w:r>
      <w:r w:rsidR="00FD1663">
        <w:t xml:space="preserve"> and the ending receipt number/document date.</w:t>
      </w:r>
    </w:p>
    <w:p w14:paraId="5D2B7B65" w14:textId="148B8507" w:rsidR="00FD1663" w:rsidRDefault="00FD1663" w:rsidP="00152A57">
      <w:pPr>
        <w:pStyle w:val="ListParagraph"/>
        <w:numPr>
          <w:ilvl w:val="0"/>
          <w:numId w:val="22"/>
        </w:numPr>
      </w:pPr>
      <w:r>
        <w:t xml:space="preserve">After selecting the filters, click on the </w:t>
      </w:r>
      <w:r>
        <w:rPr>
          <w:b/>
          <w:bCs/>
        </w:rPr>
        <w:t xml:space="preserve">Redisplay </w:t>
      </w:r>
      <w:r>
        <w:t>button.</w:t>
      </w:r>
    </w:p>
    <w:p w14:paraId="477B100C" w14:textId="18595437" w:rsidR="00FD1663" w:rsidRDefault="00FD1663" w:rsidP="00FD1663">
      <w:pPr>
        <w:pStyle w:val="ListParagraph"/>
      </w:pPr>
    </w:p>
    <w:p w14:paraId="3600930E" w14:textId="201E9B95" w:rsidR="00FD1663" w:rsidRDefault="00FD1663" w:rsidP="00FD1663">
      <w:pPr>
        <w:jc w:val="center"/>
      </w:pPr>
      <w:r>
        <w:rPr>
          <w:noProof/>
        </w:rPr>
        <w:drawing>
          <wp:inline distT="0" distB="0" distL="0" distR="0" wp14:anchorId="2D5F39A0" wp14:editId="10F8D8C2">
            <wp:extent cx="3248025" cy="2527968"/>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86861" cy="2558194"/>
                    </a:xfrm>
                    <a:prstGeom prst="rect">
                      <a:avLst/>
                    </a:prstGeom>
                  </pic:spPr>
                </pic:pic>
              </a:graphicData>
            </a:graphic>
          </wp:inline>
        </w:drawing>
      </w:r>
    </w:p>
    <w:p w14:paraId="2E4580F8" w14:textId="630EE322" w:rsidR="00FD1663" w:rsidRDefault="00FD1663" w:rsidP="00FD1663">
      <w:pPr>
        <w:jc w:val="center"/>
      </w:pPr>
      <w:r>
        <w:t>The Redisplay button.</w:t>
      </w:r>
    </w:p>
    <w:p w14:paraId="010AC09A" w14:textId="7341ED83" w:rsidR="00FD1663" w:rsidRDefault="00C03781" w:rsidP="00152A57">
      <w:pPr>
        <w:pStyle w:val="ListParagraph"/>
        <w:numPr>
          <w:ilvl w:val="0"/>
          <w:numId w:val="22"/>
        </w:numPr>
      </w:pPr>
      <w:r>
        <w:t>Once clicked, the window will display all the posted receiving records that have NOT yet been sent to Powerhouse.</w:t>
      </w:r>
    </w:p>
    <w:p w14:paraId="4341B5FF" w14:textId="4AA0D048" w:rsidR="00C03781" w:rsidRDefault="00AD3403" w:rsidP="00152A57">
      <w:pPr>
        <w:pStyle w:val="ListParagraph"/>
        <w:numPr>
          <w:ilvl w:val="0"/>
          <w:numId w:val="22"/>
        </w:numPr>
      </w:pPr>
      <w:r>
        <w:lastRenderedPageBreak/>
        <w:t>Users</w:t>
      </w:r>
      <w:r w:rsidR="00C03781">
        <w:t xml:space="preserve"> can select the receiving records to include by ticking the </w:t>
      </w:r>
      <w:r w:rsidR="00C03781">
        <w:rPr>
          <w:b/>
          <w:bCs/>
        </w:rPr>
        <w:t xml:space="preserve">Include </w:t>
      </w:r>
      <w:r w:rsidR="00C03781">
        <w:t>checkbox.</w:t>
      </w:r>
    </w:p>
    <w:p w14:paraId="63218105" w14:textId="175F97B4" w:rsidR="00C03781" w:rsidRDefault="00C03781" w:rsidP="00C03781">
      <w:pPr>
        <w:pStyle w:val="ListParagraph"/>
      </w:pPr>
    </w:p>
    <w:p w14:paraId="494B83AC" w14:textId="41863545" w:rsidR="00C03781" w:rsidRDefault="00C03781" w:rsidP="00C03781">
      <w:pPr>
        <w:jc w:val="center"/>
      </w:pPr>
      <w:r>
        <w:rPr>
          <w:noProof/>
        </w:rPr>
        <w:drawing>
          <wp:inline distT="0" distB="0" distL="0" distR="0" wp14:anchorId="53764503" wp14:editId="47F4D12E">
            <wp:extent cx="3133725" cy="2464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58597" cy="2484348"/>
                    </a:xfrm>
                    <a:prstGeom prst="rect">
                      <a:avLst/>
                    </a:prstGeom>
                  </pic:spPr>
                </pic:pic>
              </a:graphicData>
            </a:graphic>
          </wp:inline>
        </w:drawing>
      </w:r>
    </w:p>
    <w:p w14:paraId="54B67E58" w14:textId="4D2C7780" w:rsidR="00C03781" w:rsidRDefault="00C03781" w:rsidP="00C03781">
      <w:pPr>
        <w:jc w:val="center"/>
      </w:pPr>
      <w:r>
        <w:t>The “Include” checkbox</w:t>
      </w:r>
    </w:p>
    <w:p w14:paraId="62F8F8BC" w14:textId="0663B3E9" w:rsidR="00C03781" w:rsidRDefault="00C03781" w:rsidP="00152A57">
      <w:pPr>
        <w:pStyle w:val="ListParagraph"/>
        <w:numPr>
          <w:ilvl w:val="0"/>
          <w:numId w:val="22"/>
        </w:numPr>
      </w:pPr>
      <w:r>
        <w:t xml:space="preserve">After selecting all the receipts to include, enter the </w:t>
      </w:r>
      <w:r w:rsidRPr="00C03781">
        <w:rPr>
          <w:b/>
          <w:bCs/>
        </w:rPr>
        <w:t>Container ID</w:t>
      </w:r>
      <w:r>
        <w:t xml:space="preserve"> and then press the </w:t>
      </w:r>
      <w:r>
        <w:rPr>
          <w:b/>
          <w:bCs/>
        </w:rPr>
        <w:t xml:space="preserve">Send to Powerhouse </w:t>
      </w:r>
      <w:r>
        <w:t>button.</w:t>
      </w:r>
    </w:p>
    <w:p w14:paraId="39F9ADAA" w14:textId="3A88302F" w:rsidR="00C03781" w:rsidRDefault="00C03781" w:rsidP="00C03781">
      <w:pPr>
        <w:pStyle w:val="ListParagraph"/>
      </w:pPr>
    </w:p>
    <w:p w14:paraId="15AD590A" w14:textId="723850CA" w:rsidR="00C03781" w:rsidRDefault="00C03781" w:rsidP="00C03781">
      <w:pPr>
        <w:jc w:val="center"/>
      </w:pPr>
      <w:r>
        <w:rPr>
          <w:noProof/>
        </w:rPr>
        <w:drawing>
          <wp:inline distT="0" distB="0" distL="0" distR="0" wp14:anchorId="75804626" wp14:editId="453E1353">
            <wp:extent cx="3190875" cy="2478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4223" cy="2488717"/>
                    </a:xfrm>
                    <a:prstGeom prst="rect">
                      <a:avLst/>
                    </a:prstGeom>
                  </pic:spPr>
                </pic:pic>
              </a:graphicData>
            </a:graphic>
          </wp:inline>
        </w:drawing>
      </w:r>
    </w:p>
    <w:p w14:paraId="7053BA96" w14:textId="3DF155C6" w:rsidR="00C03781" w:rsidRDefault="00C03781" w:rsidP="00C03781">
      <w:pPr>
        <w:jc w:val="center"/>
      </w:pPr>
      <w:r>
        <w:t>Container ID field and the Send to Powerhouse button</w:t>
      </w:r>
    </w:p>
    <w:p w14:paraId="7272D98A" w14:textId="646018DE" w:rsidR="00C03781" w:rsidRDefault="00C03781" w:rsidP="00152A57">
      <w:pPr>
        <w:pStyle w:val="ListParagraph"/>
        <w:numPr>
          <w:ilvl w:val="0"/>
          <w:numId w:val="22"/>
        </w:numPr>
      </w:pPr>
      <w:r>
        <w:t xml:space="preserve">Once </w:t>
      </w:r>
      <w:r w:rsidR="00AD3403">
        <w:t>users</w:t>
      </w:r>
      <w:r>
        <w:t xml:space="preserve"> click on the </w:t>
      </w:r>
      <w:r>
        <w:rPr>
          <w:b/>
          <w:bCs/>
        </w:rPr>
        <w:t xml:space="preserve">Send to Powerhouse </w:t>
      </w:r>
      <w:r>
        <w:t xml:space="preserve">button, </w:t>
      </w:r>
      <w:r w:rsidR="00AD3403">
        <w:t>they</w:t>
      </w:r>
      <w:r>
        <w:t xml:space="preserve"> will be prompted on whether </w:t>
      </w:r>
      <w:r w:rsidR="00AD3403">
        <w:t>they would</w:t>
      </w:r>
      <w:r>
        <w:t xml:space="preserve"> want to send the container record to Powerhouse. Press the </w:t>
      </w:r>
      <w:r>
        <w:rPr>
          <w:b/>
          <w:bCs/>
        </w:rPr>
        <w:t xml:space="preserve">Yes </w:t>
      </w:r>
      <w:r>
        <w:t>button to continue.</w:t>
      </w:r>
    </w:p>
    <w:p w14:paraId="54A2AB28" w14:textId="7F8CF6EB" w:rsidR="00C03781" w:rsidRDefault="00C03781" w:rsidP="00C03781">
      <w:pPr>
        <w:pStyle w:val="ListParagraph"/>
      </w:pPr>
    </w:p>
    <w:p w14:paraId="5DE989F5" w14:textId="429658E5" w:rsidR="00C03781" w:rsidRDefault="00C03781" w:rsidP="00C03781">
      <w:pPr>
        <w:jc w:val="center"/>
      </w:pPr>
      <w:r>
        <w:rPr>
          <w:noProof/>
        </w:rPr>
        <w:lastRenderedPageBreak/>
        <w:drawing>
          <wp:inline distT="0" distB="0" distL="0" distR="0" wp14:anchorId="379B2D5D" wp14:editId="411AF784">
            <wp:extent cx="2438400" cy="1018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91317" cy="1040216"/>
                    </a:xfrm>
                    <a:prstGeom prst="rect">
                      <a:avLst/>
                    </a:prstGeom>
                  </pic:spPr>
                </pic:pic>
              </a:graphicData>
            </a:graphic>
          </wp:inline>
        </w:drawing>
      </w:r>
    </w:p>
    <w:p w14:paraId="38B3673D" w14:textId="6E745276" w:rsidR="00C03781" w:rsidRDefault="00A102A0" w:rsidP="00A102A0">
      <w:pPr>
        <w:jc w:val="center"/>
      </w:pPr>
      <w:r>
        <w:t xml:space="preserve">The confirmation </w:t>
      </w:r>
      <w:proofErr w:type="gramStart"/>
      <w:r>
        <w:t>prompt</w:t>
      </w:r>
      <w:proofErr w:type="gramEnd"/>
      <w:r>
        <w:t>.</w:t>
      </w:r>
    </w:p>
    <w:p w14:paraId="309805D9" w14:textId="5943940A" w:rsidR="00C03781" w:rsidRPr="00152A57" w:rsidRDefault="00A102A0" w:rsidP="00152A57">
      <w:pPr>
        <w:pStyle w:val="ListParagraph"/>
        <w:numPr>
          <w:ilvl w:val="0"/>
          <w:numId w:val="22"/>
        </w:numPr>
      </w:pPr>
      <w:r>
        <w:t>A notification will be shown after the integration to show whether it was successful or if there was an error that was encountered during integration.</w:t>
      </w:r>
    </w:p>
    <w:p w14:paraId="3986BF01" w14:textId="47B87A1C" w:rsidR="00152A57" w:rsidRPr="003B60BF" w:rsidRDefault="00152A57" w:rsidP="00152A57"/>
    <w:p w14:paraId="2AB6BCE5" w14:textId="351B7184" w:rsidR="00A102A0" w:rsidRDefault="00A102A0" w:rsidP="00A102A0">
      <w:pPr>
        <w:pStyle w:val="Heading2"/>
      </w:pPr>
      <w:bookmarkStart w:id="20" w:name="_Toc53407150"/>
      <w:r>
        <w:t>Viewing Integrat</w:t>
      </w:r>
      <w:r w:rsidR="00AD3403">
        <w:t>ed</w:t>
      </w:r>
      <w:r>
        <w:t xml:space="preserve"> Data</w:t>
      </w:r>
      <w:bookmarkEnd w:id="20"/>
    </w:p>
    <w:p w14:paraId="62167744" w14:textId="5C72EE86" w:rsidR="00A102A0" w:rsidRDefault="00A102A0" w:rsidP="00A102A0">
      <w:pPr>
        <w:pStyle w:val="ListParagraph"/>
        <w:numPr>
          <w:ilvl w:val="0"/>
          <w:numId w:val="23"/>
        </w:numPr>
      </w:pPr>
      <w:r>
        <w:t>Users can</w:t>
      </w:r>
      <w:r w:rsidR="00AD3403">
        <w:t xml:space="preserve"> view all the Container records that have been integrated to Powerhouse through the </w:t>
      </w:r>
      <w:r w:rsidR="00AD3403" w:rsidRPr="00AD3403">
        <w:rPr>
          <w:b/>
          <w:bCs/>
        </w:rPr>
        <w:t xml:space="preserve">Powerhouse </w:t>
      </w:r>
      <w:r w:rsidR="00171863" w:rsidRPr="00AD3403">
        <w:rPr>
          <w:b/>
          <w:bCs/>
        </w:rPr>
        <w:t>Receiving Integration</w:t>
      </w:r>
      <w:r w:rsidR="00AD3403" w:rsidRPr="00AD3403">
        <w:rPr>
          <w:b/>
          <w:bCs/>
        </w:rPr>
        <w:t xml:space="preserve"> Maintenance</w:t>
      </w:r>
      <w:r w:rsidR="00AD3403">
        <w:t xml:space="preserve"> window (</w:t>
      </w:r>
      <w:r w:rsidR="00AD3403" w:rsidRPr="00AD3403">
        <w:rPr>
          <w:i/>
          <w:iCs/>
        </w:rPr>
        <w:t>Cards &gt; Purchasing &gt; Powerhouse Receiving Integration Maintenance</w:t>
      </w:r>
      <w:r w:rsidR="00AD3403">
        <w:t>).</w:t>
      </w:r>
    </w:p>
    <w:p w14:paraId="15C068DC" w14:textId="370DDAA3" w:rsidR="00AD3403" w:rsidRDefault="003E1504" w:rsidP="00AD3403">
      <w:pPr>
        <w:jc w:val="center"/>
      </w:pPr>
      <w:r>
        <w:rPr>
          <w:noProof/>
        </w:rPr>
        <w:drawing>
          <wp:inline distT="0" distB="0" distL="0" distR="0" wp14:anchorId="29896294" wp14:editId="5AFC0E3D">
            <wp:extent cx="3324225" cy="2262321"/>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86492" cy="2304697"/>
                    </a:xfrm>
                    <a:prstGeom prst="rect">
                      <a:avLst/>
                    </a:prstGeom>
                  </pic:spPr>
                </pic:pic>
              </a:graphicData>
            </a:graphic>
          </wp:inline>
        </w:drawing>
      </w:r>
    </w:p>
    <w:p w14:paraId="1943EC47" w14:textId="7F8C6848" w:rsidR="00AD3403" w:rsidRDefault="00AD3403" w:rsidP="00AD3403">
      <w:pPr>
        <w:jc w:val="center"/>
      </w:pPr>
      <w:r>
        <w:t xml:space="preserve">Powerhouse Receiving Integration </w:t>
      </w:r>
      <w:r w:rsidR="00171863">
        <w:t xml:space="preserve">Maintenance </w:t>
      </w:r>
      <w:r>
        <w:t>window</w:t>
      </w:r>
    </w:p>
    <w:p w14:paraId="514F929B" w14:textId="52C1993E" w:rsidR="00171863" w:rsidRDefault="00171863" w:rsidP="003E1504">
      <w:pPr>
        <w:pStyle w:val="ListParagraph"/>
        <w:numPr>
          <w:ilvl w:val="0"/>
          <w:numId w:val="23"/>
        </w:numPr>
      </w:pPr>
      <w:r>
        <w:t>Users can select the Container ID by typing it in or clicking on the Lookup button to show the available Container Records.</w:t>
      </w:r>
    </w:p>
    <w:p w14:paraId="598E4544" w14:textId="43EECF18" w:rsidR="00171863" w:rsidRDefault="00A01229" w:rsidP="00171863">
      <w:pPr>
        <w:jc w:val="center"/>
      </w:pPr>
      <w:r>
        <w:rPr>
          <w:noProof/>
        </w:rPr>
        <w:drawing>
          <wp:inline distT="0" distB="0" distL="0" distR="0" wp14:anchorId="3B8BA243" wp14:editId="26847C30">
            <wp:extent cx="3439214" cy="181737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55206" cy="1825821"/>
                    </a:xfrm>
                    <a:prstGeom prst="rect">
                      <a:avLst/>
                    </a:prstGeom>
                  </pic:spPr>
                </pic:pic>
              </a:graphicData>
            </a:graphic>
          </wp:inline>
        </w:drawing>
      </w:r>
    </w:p>
    <w:p w14:paraId="190B636F" w14:textId="33996FED" w:rsidR="00171863" w:rsidRDefault="00171863" w:rsidP="00171863">
      <w:pPr>
        <w:jc w:val="center"/>
      </w:pPr>
      <w:r>
        <w:t xml:space="preserve">Powerhouse Receiving </w:t>
      </w:r>
      <w:r w:rsidR="003E1504">
        <w:t xml:space="preserve">Container Lookup </w:t>
      </w:r>
      <w:r w:rsidR="008C20C1">
        <w:t>window</w:t>
      </w:r>
    </w:p>
    <w:p w14:paraId="2995794C" w14:textId="46BBE026" w:rsidR="00171863" w:rsidRDefault="00A01229" w:rsidP="00A102A0">
      <w:pPr>
        <w:pStyle w:val="ListParagraph"/>
        <w:numPr>
          <w:ilvl w:val="0"/>
          <w:numId w:val="23"/>
        </w:numPr>
      </w:pPr>
      <w:r>
        <w:lastRenderedPageBreak/>
        <w:t xml:space="preserve">Once the record has loaded, users can view the details and status of the integrated record. The receipt number along with </w:t>
      </w:r>
      <w:r w:rsidR="003E1504">
        <w:t>the vendor details can be seen</w:t>
      </w:r>
      <w:r>
        <w:t>.</w:t>
      </w:r>
      <w:r w:rsidR="003E1504">
        <w:t xml:space="preserve"> Users can also zoom to the selected receipt number by clicking on the </w:t>
      </w:r>
      <w:r w:rsidR="003E1504">
        <w:rPr>
          <w:b/>
          <w:bCs/>
        </w:rPr>
        <w:t xml:space="preserve">Receipt Number </w:t>
      </w:r>
      <w:r w:rsidR="003E1504">
        <w:t xml:space="preserve">link. </w:t>
      </w:r>
    </w:p>
    <w:p w14:paraId="1EEE3C28" w14:textId="54640571" w:rsidR="00A01229" w:rsidRDefault="00C32023" w:rsidP="00A01229">
      <w:pPr>
        <w:jc w:val="center"/>
      </w:pPr>
      <w:r>
        <w:rPr>
          <w:noProof/>
        </w:rPr>
        <w:drawing>
          <wp:inline distT="0" distB="0" distL="0" distR="0" wp14:anchorId="1C31A728" wp14:editId="7D779C71">
            <wp:extent cx="5162158" cy="237172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71740" cy="2376128"/>
                    </a:xfrm>
                    <a:prstGeom prst="rect">
                      <a:avLst/>
                    </a:prstGeom>
                  </pic:spPr>
                </pic:pic>
              </a:graphicData>
            </a:graphic>
          </wp:inline>
        </w:drawing>
      </w:r>
    </w:p>
    <w:p w14:paraId="363525D9" w14:textId="2C7CD79A" w:rsidR="00A01229" w:rsidRDefault="00C32023" w:rsidP="00A01229">
      <w:pPr>
        <w:jc w:val="center"/>
      </w:pPr>
      <w:r>
        <w:t>Container record details and the “zoomed” receipt record.</w:t>
      </w:r>
    </w:p>
    <w:p w14:paraId="12A6A782" w14:textId="6AE0F0CC" w:rsidR="00A01229" w:rsidRDefault="00A01229" w:rsidP="00A102A0">
      <w:pPr>
        <w:pStyle w:val="ListParagraph"/>
        <w:numPr>
          <w:ilvl w:val="0"/>
          <w:numId w:val="23"/>
        </w:numPr>
      </w:pPr>
      <w:r>
        <w:t>A status code of “X” means that the container record has integrated successfully to Powerhouse, while a status of “E” means there was an error during the integration process.</w:t>
      </w:r>
    </w:p>
    <w:p w14:paraId="5282A769" w14:textId="5148C435" w:rsidR="00A01229" w:rsidRDefault="00A01229" w:rsidP="00A102A0">
      <w:pPr>
        <w:pStyle w:val="ListParagraph"/>
        <w:numPr>
          <w:ilvl w:val="0"/>
          <w:numId w:val="23"/>
        </w:numPr>
      </w:pPr>
      <w:r>
        <w:t xml:space="preserve">Users are allowed to delete records and can achieve this by clicking on the </w:t>
      </w:r>
      <w:r>
        <w:rPr>
          <w:b/>
          <w:bCs/>
        </w:rPr>
        <w:t>Delete</w:t>
      </w:r>
      <w:r>
        <w:t xml:space="preserve"> button.</w:t>
      </w:r>
    </w:p>
    <w:p w14:paraId="6F9C09CE" w14:textId="50311AE5" w:rsidR="00A01229" w:rsidRDefault="00A01229" w:rsidP="00A01229">
      <w:pPr>
        <w:pStyle w:val="ListParagraph"/>
      </w:pPr>
    </w:p>
    <w:p w14:paraId="06E1B529" w14:textId="7F1E5979" w:rsidR="00A01229" w:rsidRDefault="00C32023" w:rsidP="00A01229">
      <w:pPr>
        <w:jc w:val="center"/>
      </w:pPr>
      <w:r>
        <w:rPr>
          <w:noProof/>
        </w:rPr>
        <w:drawing>
          <wp:inline distT="0" distB="0" distL="0" distR="0" wp14:anchorId="4A5B81A6" wp14:editId="117E34BF">
            <wp:extent cx="2494713" cy="1743574"/>
            <wp:effectExtent l="0" t="0" r="127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39541" cy="1774905"/>
                    </a:xfrm>
                    <a:prstGeom prst="rect">
                      <a:avLst/>
                    </a:prstGeom>
                  </pic:spPr>
                </pic:pic>
              </a:graphicData>
            </a:graphic>
          </wp:inline>
        </w:drawing>
      </w:r>
    </w:p>
    <w:p w14:paraId="5370F0F3" w14:textId="77E7875D" w:rsidR="00A01229" w:rsidRDefault="00A01229" w:rsidP="00A01229">
      <w:pPr>
        <w:jc w:val="center"/>
      </w:pPr>
      <w:r>
        <w:t>The Delete button</w:t>
      </w:r>
    </w:p>
    <w:p w14:paraId="17B14D78" w14:textId="22C25AD1" w:rsidR="00587945" w:rsidRDefault="00A01229" w:rsidP="00587945">
      <w:pPr>
        <w:pStyle w:val="ListParagraph"/>
        <w:numPr>
          <w:ilvl w:val="0"/>
          <w:numId w:val="23"/>
        </w:numPr>
      </w:pPr>
      <w:r>
        <w:t xml:space="preserve">Once the </w:t>
      </w:r>
      <w:r w:rsidRPr="00A01229">
        <w:rPr>
          <w:b/>
          <w:bCs/>
        </w:rPr>
        <w:t>Delete</w:t>
      </w:r>
      <w:r>
        <w:t xml:space="preserve"> button has been clicked, users will be prompted if they are sure to delete. Click on the </w:t>
      </w:r>
      <w:r>
        <w:rPr>
          <w:b/>
          <w:bCs/>
        </w:rPr>
        <w:t>Yes</w:t>
      </w:r>
      <w:r>
        <w:t xml:space="preserve"> button to continue</w:t>
      </w:r>
      <w:r w:rsidR="00587945">
        <w:t xml:space="preserve"> (Note: Deleting the container record in GP will also delete the record in Powerhouse)</w:t>
      </w:r>
      <w:r>
        <w:t>.</w:t>
      </w:r>
    </w:p>
    <w:p w14:paraId="78EC8D4D" w14:textId="5E255A03" w:rsidR="00587945" w:rsidRDefault="00587945" w:rsidP="00587945">
      <w:pPr>
        <w:jc w:val="center"/>
      </w:pPr>
      <w:r>
        <w:rPr>
          <w:noProof/>
        </w:rPr>
        <w:drawing>
          <wp:inline distT="0" distB="0" distL="0" distR="0" wp14:anchorId="327CB33E" wp14:editId="3745364B">
            <wp:extent cx="2790825" cy="1175389"/>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06292" cy="1181903"/>
                    </a:xfrm>
                    <a:prstGeom prst="rect">
                      <a:avLst/>
                    </a:prstGeom>
                  </pic:spPr>
                </pic:pic>
              </a:graphicData>
            </a:graphic>
          </wp:inline>
        </w:drawing>
      </w:r>
    </w:p>
    <w:p w14:paraId="59FAFB42" w14:textId="0840EC28" w:rsidR="00587945" w:rsidRPr="00A102A0" w:rsidRDefault="00587945" w:rsidP="00587945">
      <w:pPr>
        <w:jc w:val="center"/>
      </w:pPr>
      <w:r>
        <w:t xml:space="preserve">The confirmation </w:t>
      </w:r>
      <w:proofErr w:type="gramStart"/>
      <w:r>
        <w:t>prompt</w:t>
      </w:r>
      <w:proofErr w:type="gramEnd"/>
      <w:r>
        <w:t>.</w:t>
      </w:r>
    </w:p>
    <w:p w14:paraId="215274C7" w14:textId="29A8B7C9" w:rsidR="008F61F8" w:rsidRDefault="006839FC" w:rsidP="008F61F8">
      <w:pPr>
        <w:pStyle w:val="Heading1"/>
      </w:pPr>
      <w:r>
        <w:br w:type="page"/>
      </w:r>
      <w:bookmarkStart w:id="21" w:name="_Toc53407151"/>
      <w:r w:rsidR="008F61F8">
        <w:lastRenderedPageBreak/>
        <w:t>Purchase Order Integration</w:t>
      </w:r>
      <w:bookmarkEnd w:id="21"/>
    </w:p>
    <w:p w14:paraId="7356B4C8" w14:textId="211A1695" w:rsidR="008F61F8" w:rsidRDefault="008F61F8" w:rsidP="008F61F8">
      <w:pPr>
        <w:pStyle w:val="Heading2"/>
      </w:pPr>
      <w:bookmarkStart w:id="22" w:name="_Toc53407152"/>
      <w:r>
        <w:t>Sending GP Purchase Order Data</w:t>
      </w:r>
      <w:bookmarkEnd w:id="22"/>
      <w:r>
        <w:t xml:space="preserve"> </w:t>
      </w:r>
    </w:p>
    <w:p w14:paraId="03F38842" w14:textId="53D46B9A" w:rsidR="008F61F8" w:rsidRPr="00A6455F" w:rsidRDefault="008F61F8" w:rsidP="008F61F8">
      <w:pPr>
        <w:pStyle w:val="ListParagraph"/>
        <w:numPr>
          <w:ilvl w:val="0"/>
          <w:numId w:val="24"/>
        </w:numPr>
        <w:rPr>
          <w:rFonts w:asciiTheme="majorHAnsi" w:eastAsiaTheme="majorEastAsia" w:hAnsiTheme="majorHAnsi" w:cstheme="majorBidi"/>
          <w:color w:val="2F5496" w:themeColor="accent1" w:themeShade="BF"/>
          <w:sz w:val="32"/>
          <w:szCs w:val="32"/>
        </w:rPr>
      </w:pPr>
      <w:r>
        <w:t xml:space="preserve">Users can send Purchase Orders from GP to Powerhouse through the </w:t>
      </w:r>
      <w:r>
        <w:rPr>
          <w:b/>
          <w:bCs/>
        </w:rPr>
        <w:t xml:space="preserve">Purchase Order Entry </w:t>
      </w:r>
      <w:r>
        <w:t>window.</w:t>
      </w:r>
    </w:p>
    <w:p w14:paraId="49882987" w14:textId="44145C26" w:rsidR="008F61F8" w:rsidRPr="00A6455F" w:rsidRDefault="00A6455F" w:rsidP="00A6455F">
      <w:pPr>
        <w:pStyle w:val="ListParagraph"/>
        <w:numPr>
          <w:ilvl w:val="0"/>
          <w:numId w:val="24"/>
        </w:numPr>
        <w:rPr>
          <w:rFonts w:asciiTheme="majorHAnsi" w:eastAsiaTheme="majorEastAsia" w:hAnsiTheme="majorHAnsi" w:cstheme="majorBidi"/>
          <w:color w:val="2F5496" w:themeColor="accent1" w:themeShade="BF"/>
          <w:sz w:val="32"/>
          <w:szCs w:val="32"/>
        </w:rPr>
      </w:pPr>
      <w:r>
        <w:t xml:space="preserve">These records would also be created as </w:t>
      </w:r>
      <w:r>
        <w:rPr>
          <w:b/>
          <w:bCs/>
        </w:rPr>
        <w:t>Receipts</w:t>
      </w:r>
      <w:r>
        <w:t xml:space="preserve"> in Powerhouse.</w:t>
      </w:r>
    </w:p>
    <w:p w14:paraId="12A000CF" w14:textId="77777777" w:rsidR="00A6455F" w:rsidRPr="00A6455F" w:rsidRDefault="008F61F8" w:rsidP="00A6455F">
      <w:pPr>
        <w:pStyle w:val="ListParagraph"/>
        <w:numPr>
          <w:ilvl w:val="0"/>
          <w:numId w:val="24"/>
        </w:numPr>
        <w:rPr>
          <w:rFonts w:asciiTheme="majorHAnsi" w:eastAsiaTheme="majorEastAsia" w:hAnsiTheme="majorHAnsi" w:cstheme="majorBidi"/>
          <w:color w:val="2F5496" w:themeColor="accent1" w:themeShade="BF"/>
          <w:sz w:val="32"/>
          <w:szCs w:val="32"/>
        </w:rPr>
      </w:pPr>
      <w:r>
        <w:t xml:space="preserve">Open the </w:t>
      </w:r>
      <w:r w:rsidRPr="00A6455F">
        <w:rPr>
          <w:b/>
          <w:bCs/>
        </w:rPr>
        <w:t xml:space="preserve">Purchase Order Entry </w:t>
      </w:r>
      <w:r>
        <w:t>window (</w:t>
      </w:r>
      <w:r w:rsidRPr="00A6455F">
        <w:rPr>
          <w:i/>
          <w:iCs/>
        </w:rPr>
        <w:t>Purchasing &gt; Transactions &gt; Purchase Order Entry</w:t>
      </w:r>
      <w:r>
        <w:t>) and then select (or create) the Purchase Order record.</w:t>
      </w:r>
    </w:p>
    <w:p w14:paraId="14EA4AA9" w14:textId="796CFA2B" w:rsidR="00A6455F" w:rsidRPr="00A6455F" w:rsidRDefault="00923E80" w:rsidP="00A6455F">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64C64EB0" wp14:editId="54262B59">
            <wp:extent cx="3086100" cy="2455558"/>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75283" cy="2526519"/>
                    </a:xfrm>
                    <a:prstGeom prst="rect">
                      <a:avLst/>
                    </a:prstGeom>
                  </pic:spPr>
                </pic:pic>
              </a:graphicData>
            </a:graphic>
          </wp:inline>
        </w:drawing>
      </w:r>
    </w:p>
    <w:p w14:paraId="7B3EE8A4" w14:textId="663D8064" w:rsidR="00A6455F" w:rsidRDefault="00923E80" w:rsidP="00A6455F">
      <w:pPr>
        <w:jc w:val="center"/>
      </w:pPr>
      <w:r>
        <w:t>Purchase Order Entry</w:t>
      </w:r>
      <w:r w:rsidR="00A6455F">
        <w:t xml:space="preserve"> window</w:t>
      </w:r>
    </w:p>
    <w:p w14:paraId="376FE513" w14:textId="77777777" w:rsidR="00A6455F" w:rsidRPr="003B60BF" w:rsidRDefault="00A6455F" w:rsidP="00A6455F">
      <w:pPr>
        <w:pStyle w:val="ListParagraph"/>
        <w:jc w:val="center"/>
        <w:rPr>
          <w:rFonts w:asciiTheme="majorHAnsi" w:eastAsiaTheme="majorEastAsia" w:hAnsiTheme="majorHAnsi" w:cstheme="majorBidi"/>
          <w:color w:val="2F5496" w:themeColor="accent1" w:themeShade="BF"/>
          <w:sz w:val="32"/>
          <w:szCs w:val="32"/>
        </w:rPr>
      </w:pPr>
    </w:p>
    <w:p w14:paraId="5AB3C95E" w14:textId="77777777" w:rsidR="00A6455F" w:rsidRPr="003B60BF" w:rsidRDefault="00A6455F" w:rsidP="00A6455F">
      <w:pPr>
        <w:pStyle w:val="ListParagraph"/>
        <w:numPr>
          <w:ilvl w:val="0"/>
          <w:numId w:val="25"/>
        </w:numPr>
        <w:rPr>
          <w:rFonts w:asciiTheme="majorHAnsi" w:eastAsiaTheme="majorEastAsia" w:hAnsiTheme="majorHAnsi" w:cstheme="majorBidi"/>
          <w:color w:val="2F5496" w:themeColor="accent1" w:themeShade="BF"/>
          <w:sz w:val="32"/>
          <w:szCs w:val="32"/>
        </w:rPr>
      </w:pPr>
      <w:r>
        <w:t xml:space="preserve">Next, click on the </w:t>
      </w:r>
      <w:r>
        <w:rPr>
          <w:b/>
          <w:bCs/>
        </w:rPr>
        <w:t xml:space="preserve">Additional </w:t>
      </w:r>
      <w:r>
        <w:t xml:space="preserve">button and then select </w:t>
      </w:r>
      <w:r>
        <w:rPr>
          <w:b/>
          <w:bCs/>
        </w:rPr>
        <w:t>Powerhouse.</w:t>
      </w:r>
    </w:p>
    <w:p w14:paraId="3E40EF38" w14:textId="0C25A3F3" w:rsidR="00A6455F" w:rsidRDefault="00923E80" w:rsidP="00A6455F">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1B0F56DB" wp14:editId="27A01EED">
            <wp:extent cx="3050381" cy="2440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70604" cy="2456484"/>
                    </a:xfrm>
                    <a:prstGeom prst="rect">
                      <a:avLst/>
                    </a:prstGeom>
                  </pic:spPr>
                </pic:pic>
              </a:graphicData>
            </a:graphic>
          </wp:inline>
        </w:drawing>
      </w:r>
    </w:p>
    <w:p w14:paraId="5C26098A" w14:textId="77777777" w:rsidR="00A6455F" w:rsidRDefault="00A6455F" w:rsidP="00A6455F">
      <w:pPr>
        <w:jc w:val="center"/>
      </w:pPr>
      <w:r>
        <w:t>Powerhouse option in the Additional menu</w:t>
      </w:r>
    </w:p>
    <w:p w14:paraId="3A48D6F0" w14:textId="77777777" w:rsidR="00A6455F" w:rsidRPr="002856E1" w:rsidRDefault="00A6455F" w:rsidP="00A6455F">
      <w:pPr>
        <w:pStyle w:val="ListParagraph"/>
        <w:ind w:left="1080"/>
        <w:jc w:val="center"/>
      </w:pPr>
    </w:p>
    <w:p w14:paraId="176A8CEE" w14:textId="35F66300" w:rsidR="00A6455F" w:rsidRPr="002856E1" w:rsidRDefault="00A6455F" w:rsidP="00A6455F">
      <w:pPr>
        <w:pStyle w:val="ListParagraph"/>
        <w:numPr>
          <w:ilvl w:val="0"/>
          <w:numId w:val="25"/>
        </w:numPr>
        <w:rPr>
          <w:rFonts w:asciiTheme="majorHAnsi" w:eastAsiaTheme="majorEastAsia" w:hAnsiTheme="majorHAnsi" w:cstheme="majorBidi"/>
          <w:color w:val="2F5496" w:themeColor="accent1" w:themeShade="BF"/>
          <w:sz w:val="32"/>
          <w:szCs w:val="32"/>
        </w:rPr>
      </w:pPr>
      <w:r>
        <w:t xml:space="preserve">Once the Powerhouse </w:t>
      </w:r>
      <w:r w:rsidR="00923E80">
        <w:t>Purchase Order</w:t>
      </w:r>
      <w:r>
        <w:t xml:space="preserve"> Integration window has opened, click on the </w:t>
      </w:r>
      <w:r>
        <w:rPr>
          <w:b/>
          <w:bCs/>
        </w:rPr>
        <w:t xml:space="preserve">Send to Powerhouse </w:t>
      </w:r>
      <w:r>
        <w:t>button to begin the integration process.</w:t>
      </w:r>
    </w:p>
    <w:p w14:paraId="6DAD54D5" w14:textId="3A240498" w:rsidR="00A6455F" w:rsidRDefault="00627CCA" w:rsidP="00A6455F">
      <w:pPr>
        <w:jc w:val="center"/>
        <w:rPr>
          <w:rFonts w:asciiTheme="majorHAnsi" w:eastAsiaTheme="majorEastAsia" w:hAnsiTheme="majorHAnsi" w:cstheme="majorBidi"/>
          <w:color w:val="2F5496" w:themeColor="accent1" w:themeShade="BF"/>
          <w:sz w:val="32"/>
          <w:szCs w:val="32"/>
        </w:rPr>
      </w:pPr>
      <w:r>
        <w:rPr>
          <w:noProof/>
        </w:rPr>
        <w:lastRenderedPageBreak/>
        <w:drawing>
          <wp:inline distT="0" distB="0" distL="0" distR="0" wp14:anchorId="2C849303" wp14:editId="76201AB8">
            <wp:extent cx="3057525" cy="1230879"/>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1121" cy="1252455"/>
                    </a:xfrm>
                    <a:prstGeom prst="rect">
                      <a:avLst/>
                    </a:prstGeom>
                  </pic:spPr>
                </pic:pic>
              </a:graphicData>
            </a:graphic>
          </wp:inline>
        </w:drawing>
      </w:r>
    </w:p>
    <w:p w14:paraId="2D9C6F6F" w14:textId="77777777" w:rsidR="00A6455F" w:rsidRDefault="00A6455F" w:rsidP="00A6455F">
      <w:pPr>
        <w:jc w:val="center"/>
      </w:pPr>
      <w:r>
        <w:t>Send to Powerhouse button in the Powerhouse Item Integration window.</w:t>
      </w:r>
    </w:p>
    <w:p w14:paraId="656BB922" w14:textId="77777777" w:rsidR="00A6455F" w:rsidRPr="00737E2F" w:rsidRDefault="00A6455F" w:rsidP="00A6455F">
      <w:pPr>
        <w:pStyle w:val="ListParagraph"/>
        <w:rPr>
          <w:rFonts w:asciiTheme="majorHAnsi" w:eastAsiaTheme="majorEastAsia" w:hAnsiTheme="majorHAnsi" w:cstheme="majorBidi"/>
          <w:color w:val="2F5496" w:themeColor="accent1" w:themeShade="BF"/>
          <w:sz w:val="32"/>
          <w:szCs w:val="32"/>
        </w:rPr>
      </w:pPr>
    </w:p>
    <w:p w14:paraId="70AA35F3" w14:textId="77777777" w:rsidR="00A6455F" w:rsidRPr="00737E2F" w:rsidRDefault="00A6455F" w:rsidP="00A6455F">
      <w:pPr>
        <w:pStyle w:val="ListParagraph"/>
        <w:numPr>
          <w:ilvl w:val="0"/>
          <w:numId w:val="25"/>
        </w:numPr>
        <w:rPr>
          <w:rFonts w:asciiTheme="majorHAnsi" w:eastAsiaTheme="majorEastAsia" w:hAnsiTheme="majorHAnsi" w:cstheme="majorBidi"/>
          <w:color w:val="2F5496" w:themeColor="accent1" w:themeShade="BF"/>
          <w:sz w:val="32"/>
          <w:szCs w:val="32"/>
        </w:rPr>
      </w:pPr>
      <w:r>
        <w:t>If the integration was successful, an alert will prompt the user for the result.</w:t>
      </w:r>
    </w:p>
    <w:p w14:paraId="4CE49AFF" w14:textId="77777777" w:rsidR="00A6455F" w:rsidRDefault="00A6455F" w:rsidP="00A6455F">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470331D4" wp14:editId="609B6A34">
            <wp:extent cx="2981325" cy="1237064"/>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0792" cy="1245142"/>
                    </a:xfrm>
                    <a:prstGeom prst="rect">
                      <a:avLst/>
                    </a:prstGeom>
                  </pic:spPr>
                </pic:pic>
              </a:graphicData>
            </a:graphic>
          </wp:inline>
        </w:drawing>
      </w:r>
    </w:p>
    <w:p w14:paraId="791AFBE1" w14:textId="77777777" w:rsidR="00A6455F" w:rsidRPr="00737E2F" w:rsidRDefault="00A6455F" w:rsidP="00A6455F">
      <w:pPr>
        <w:jc w:val="center"/>
        <w:rPr>
          <w:rFonts w:asciiTheme="majorHAnsi" w:eastAsiaTheme="majorEastAsia" w:hAnsiTheme="majorHAnsi" w:cstheme="majorBidi"/>
          <w:color w:val="2F5496" w:themeColor="accent1" w:themeShade="BF"/>
          <w:sz w:val="32"/>
          <w:szCs w:val="32"/>
        </w:rPr>
      </w:pPr>
      <w:r>
        <w:t>The prompt when the record has been integrated.</w:t>
      </w:r>
    </w:p>
    <w:p w14:paraId="1B3DDF60" w14:textId="77777777" w:rsidR="00A6455F" w:rsidRPr="003B60BF" w:rsidRDefault="00A6455F" w:rsidP="00A6455F">
      <w:pPr>
        <w:pStyle w:val="ListParagraph"/>
        <w:numPr>
          <w:ilvl w:val="0"/>
          <w:numId w:val="25"/>
        </w:numPr>
        <w:rPr>
          <w:rFonts w:asciiTheme="majorHAnsi" w:eastAsiaTheme="majorEastAsia" w:hAnsiTheme="majorHAnsi" w:cstheme="majorBidi"/>
          <w:color w:val="2F5496" w:themeColor="accent1" w:themeShade="BF"/>
          <w:sz w:val="32"/>
          <w:szCs w:val="32"/>
        </w:rPr>
      </w:pPr>
      <w:r>
        <w:br w:type="page"/>
      </w:r>
    </w:p>
    <w:p w14:paraId="29710FD2" w14:textId="7C6BF9DE" w:rsidR="000A0F2F" w:rsidRDefault="000A0F2F" w:rsidP="000A0F2F">
      <w:pPr>
        <w:pStyle w:val="Heading1"/>
      </w:pPr>
      <w:bookmarkStart w:id="23" w:name="_Toc53407153"/>
      <w:r>
        <w:lastRenderedPageBreak/>
        <w:t>Inquiry Windows</w:t>
      </w:r>
      <w:bookmarkEnd w:id="23"/>
    </w:p>
    <w:p w14:paraId="7178A6EE" w14:textId="304355F6" w:rsidR="000A0F2F" w:rsidRDefault="00033B9A" w:rsidP="000A0F2F">
      <w:pPr>
        <w:pStyle w:val="Heading2"/>
      </w:pPr>
      <w:bookmarkStart w:id="24" w:name="_Toc53407154"/>
      <w:r>
        <w:t>Sales Integration</w:t>
      </w:r>
      <w:bookmarkEnd w:id="24"/>
    </w:p>
    <w:p w14:paraId="224582A1" w14:textId="64C47DF8" w:rsidR="003D5EBF" w:rsidRPr="003D5EBF" w:rsidRDefault="003D5EBF" w:rsidP="003D5EBF">
      <w:pPr>
        <w:pStyle w:val="Heading4"/>
      </w:pPr>
      <w:r>
        <w:t xml:space="preserve">Powerhouse SO Integration </w:t>
      </w:r>
    </w:p>
    <w:p w14:paraId="2CD603EB" w14:textId="6465E870" w:rsidR="00033B9A" w:rsidRDefault="00033B9A" w:rsidP="00033B9A">
      <w:r>
        <w:t>Sales Transaction Inquiry Zoom</w:t>
      </w:r>
      <w:r w:rsidR="003D5EBF">
        <w:t xml:space="preserve"> &gt;</w:t>
      </w:r>
      <w:r>
        <w:t xml:space="preserve"> Additional </w:t>
      </w:r>
      <w:r w:rsidR="003D5EBF">
        <w:t>&gt;</w:t>
      </w:r>
      <w:r>
        <w:t xml:space="preserve"> Powerhouse</w:t>
      </w:r>
    </w:p>
    <w:p w14:paraId="7441458A" w14:textId="116E9FF2" w:rsidR="00033B9A" w:rsidRDefault="00033B9A" w:rsidP="003D5EBF">
      <w:pPr>
        <w:jc w:val="center"/>
      </w:pPr>
      <w:r>
        <w:rPr>
          <w:noProof/>
        </w:rPr>
        <w:drawing>
          <wp:inline distT="0" distB="0" distL="0" distR="0" wp14:anchorId="3B7ED180" wp14:editId="64371591">
            <wp:extent cx="5429250" cy="22908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40576" cy="2295621"/>
                    </a:xfrm>
                    <a:prstGeom prst="rect">
                      <a:avLst/>
                    </a:prstGeom>
                  </pic:spPr>
                </pic:pic>
              </a:graphicData>
            </a:graphic>
          </wp:inline>
        </w:drawing>
      </w:r>
    </w:p>
    <w:p w14:paraId="3C2C673E" w14:textId="4A9A06A3" w:rsidR="003D5EBF" w:rsidRDefault="003D5EBF" w:rsidP="003D5EBF">
      <w:pPr>
        <w:jc w:val="center"/>
        <w:rPr>
          <w:rFonts w:asciiTheme="majorHAnsi" w:eastAsiaTheme="majorEastAsia" w:hAnsiTheme="majorHAnsi" w:cstheme="majorBidi"/>
          <w:color w:val="2F5496" w:themeColor="accent1" w:themeShade="BF"/>
          <w:sz w:val="32"/>
          <w:szCs w:val="32"/>
        </w:rPr>
      </w:pPr>
      <w:r>
        <w:t>The Powerhouse SO Integration Window</w:t>
      </w:r>
    </w:p>
    <w:p w14:paraId="65BF60F5" w14:textId="6EB0133F" w:rsidR="00033B9A" w:rsidRDefault="00033B9A" w:rsidP="00033B9A"/>
    <w:p w14:paraId="0209087F" w14:textId="51C94E80" w:rsidR="003D5EBF" w:rsidRPr="003D5EBF" w:rsidRDefault="003D5EBF" w:rsidP="003D5EBF">
      <w:pPr>
        <w:pStyle w:val="Heading4"/>
      </w:pPr>
      <w:r>
        <w:t>Powerhouse SOP Transfer Integration Inquiry</w:t>
      </w:r>
    </w:p>
    <w:p w14:paraId="73DF3BC4" w14:textId="621FF551" w:rsidR="00033B9A" w:rsidRPr="00033B9A" w:rsidRDefault="003D5EBF" w:rsidP="003D5EBF">
      <w:r>
        <w:t>Inquiry &gt; Sales &gt; Powerhouse SOP Transfer Integration Inquiry</w:t>
      </w:r>
    </w:p>
    <w:p w14:paraId="38F1A5C4" w14:textId="0968779C" w:rsidR="000A0F2F" w:rsidRDefault="003D5EBF" w:rsidP="003A75C6">
      <w:pPr>
        <w:jc w:val="center"/>
      </w:pPr>
      <w:r>
        <w:rPr>
          <w:noProof/>
        </w:rPr>
        <w:drawing>
          <wp:inline distT="0" distB="0" distL="0" distR="0" wp14:anchorId="07C1420A" wp14:editId="4A9A2B79">
            <wp:extent cx="1956499" cy="26289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67742" cy="2644007"/>
                    </a:xfrm>
                    <a:prstGeom prst="rect">
                      <a:avLst/>
                    </a:prstGeom>
                  </pic:spPr>
                </pic:pic>
              </a:graphicData>
            </a:graphic>
          </wp:inline>
        </w:drawing>
      </w:r>
    </w:p>
    <w:p w14:paraId="743FCD24" w14:textId="261B00F2" w:rsidR="003D5EBF" w:rsidRDefault="003D5EBF" w:rsidP="003D5EBF">
      <w:pPr>
        <w:jc w:val="center"/>
        <w:rPr>
          <w:rFonts w:asciiTheme="majorHAnsi" w:eastAsiaTheme="majorEastAsia" w:hAnsiTheme="majorHAnsi" w:cstheme="majorBidi"/>
          <w:color w:val="2F5496" w:themeColor="accent1" w:themeShade="BF"/>
          <w:sz w:val="32"/>
          <w:szCs w:val="32"/>
        </w:rPr>
      </w:pPr>
      <w:r>
        <w:t>The Powerhouse SOP Transfer Integration Inquiry Window</w:t>
      </w:r>
    </w:p>
    <w:p w14:paraId="36F6FEEC" w14:textId="2B0CA461" w:rsidR="000A0F2F" w:rsidRDefault="000A0F2F"/>
    <w:p w14:paraId="0C658376" w14:textId="77777777" w:rsidR="003D5EBF" w:rsidRDefault="003D5EBF" w:rsidP="003D5EBF">
      <w:pPr>
        <w:pStyle w:val="Heading2"/>
      </w:pPr>
    </w:p>
    <w:p w14:paraId="651FB3DA" w14:textId="77777777" w:rsidR="003D5EBF" w:rsidRDefault="003D5EBF">
      <w:pPr>
        <w:rPr>
          <w:rFonts w:asciiTheme="majorHAnsi" w:eastAsiaTheme="majorEastAsia" w:hAnsiTheme="majorHAnsi" w:cstheme="majorBidi"/>
          <w:color w:val="2F5496" w:themeColor="accent1" w:themeShade="BF"/>
          <w:sz w:val="26"/>
          <w:szCs w:val="26"/>
        </w:rPr>
      </w:pPr>
      <w:r>
        <w:br w:type="page"/>
      </w:r>
    </w:p>
    <w:p w14:paraId="7DADC5DF" w14:textId="2D710D80" w:rsidR="003D5EBF" w:rsidRDefault="003D5EBF" w:rsidP="003D5EBF">
      <w:pPr>
        <w:pStyle w:val="Heading2"/>
      </w:pPr>
      <w:bookmarkStart w:id="25" w:name="_Toc53407155"/>
      <w:r>
        <w:lastRenderedPageBreak/>
        <w:t>PO Integration</w:t>
      </w:r>
      <w:bookmarkEnd w:id="25"/>
    </w:p>
    <w:p w14:paraId="0E8D0090" w14:textId="369C3E84" w:rsidR="003D5EBF" w:rsidRPr="003D5EBF" w:rsidRDefault="003D5EBF" w:rsidP="003D5EBF">
      <w:pPr>
        <w:pStyle w:val="Heading4"/>
      </w:pPr>
      <w:r>
        <w:t xml:space="preserve">Powerhouse PO Integration </w:t>
      </w:r>
    </w:p>
    <w:p w14:paraId="525B543A" w14:textId="30DA3441" w:rsidR="003D5EBF" w:rsidRDefault="003D5EBF" w:rsidP="003D5EBF">
      <w:r>
        <w:t>Purchase Order Inquiry Zoom &gt; Additional &gt; Powerhouse</w:t>
      </w:r>
    </w:p>
    <w:p w14:paraId="1E11B714" w14:textId="411C274E" w:rsidR="003D5EBF" w:rsidRDefault="003D5EBF" w:rsidP="003D5EBF">
      <w:pPr>
        <w:jc w:val="center"/>
      </w:pPr>
      <w:r>
        <w:rPr>
          <w:noProof/>
        </w:rPr>
        <w:drawing>
          <wp:inline distT="0" distB="0" distL="0" distR="0" wp14:anchorId="7649C8B2" wp14:editId="57151F39">
            <wp:extent cx="4429125" cy="20029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0817" cy="2008236"/>
                    </a:xfrm>
                    <a:prstGeom prst="rect">
                      <a:avLst/>
                    </a:prstGeom>
                  </pic:spPr>
                </pic:pic>
              </a:graphicData>
            </a:graphic>
          </wp:inline>
        </w:drawing>
      </w:r>
    </w:p>
    <w:p w14:paraId="5AF75F9A" w14:textId="2FB2AA66" w:rsidR="003D5EBF" w:rsidRDefault="003D5EBF" w:rsidP="003D5EBF">
      <w:pPr>
        <w:jc w:val="center"/>
        <w:rPr>
          <w:rFonts w:asciiTheme="majorHAnsi" w:eastAsiaTheme="majorEastAsia" w:hAnsiTheme="majorHAnsi" w:cstheme="majorBidi"/>
          <w:color w:val="2F5496" w:themeColor="accent1" w:themeShade="BF"/>
          <w:sz w:val="32"/>
          <w:szCs w:val="32"/>
        </w:rPr>
      </w:pPr>
      <w:r>
        <w:t>The Powerhouse Purchase Order Integration Window</w:t>
      </w:r>
    </w:p>
    <w:p w14:paraId="1F0AD583" w14:textId="4B53B94E" w:rsidR="003D5EBF" w:rsidRDefault="003D5EBF">
      <w:pPr>
        <w:rPr>
          <w:rFonts w:asciiTheme="majorHAnsi" w:eastAsiaTheme="majorEastAsia" w:hAnsiTheme="majorHAnsi" w:cstheme="majorBidi"/>
          <w:color w:val="2F5496" w:themeColor="accent1" w:themeShade="BF"/>
          <w:sz w:val="32"/>
          <w:szCs w:val="32"/>
        </w:rPr>
      </w:pPr>
    </w:p>
    <w:p w14:paraId="149F7DF1" w14:textId="77777777" w:rsidR="003D5EBF" w:rsidRPr="003D5EBF" w:rsidRDefault="003D5EBF" w:rsidP="003D5EBF">
      <w:pPr>
        <w:pStyle w:val="Heading4"/>
      </w:pPr>
      <w:r>
        <w:t>Powerhouse SOP Transfer Integration Inquiry</w:t>
      </w:r>
    </w:p>
    <w:p w14:paraId="45AF4C62" w14:textId="0E3814E2" w:rsidR="003D5EBF" w:rsidRDefault="003D5EBF" w:rsidP="003D5EBF">
      <w:r>
        <w:t>Inquiry &gt; Purchasing &gt; Powerhouse PO Transfer Integration Inquiry</w:t>
      </w:r>
    </w:p>
    <w:p w14:paraId="1885DDD2" w14:textId="173BB4B1" w:rsidR="003D5EBF" w:rsidRPr="00033B9A" w:rsidRDefault="003D5EBF" w:rsidP="003D5EBF">
      <w:pPr>
        <w:jc w:val="center"/>
      </w:pPr>
      <w:r>
        <w:rPr>
          <w:noProof/>
        </w:rPr>
        <w:drawing>
          <wp:inline distT="0" distB="0" distL="0" distR="0" wp14:anchorId="688FAC16" wp14:editId="6F1A1F8E">
            <wp:extent cx="2133600" cy="271870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40298" cy="2727236"/>
                    </a:xfrm>
                    <a:prstGeom prst="rect">
                      <a:avLst/>
                    </a:prstGeom>
                  </pic:spPr>
                </pic:pic>
              </a:graphicData>
            </a:graphic>
          </wp:inline>
        </w:drawing>
      </w:r>
    </w:p>
    <w:p w14:paraId="443EDE30" w14:textId="155506E8" w:rsidR="003D5EBF" w:rsidRDefault="003D5EBF" w:rsidP="003D5EBF">
      <w:pPr>
        <w:jc w:val="center"/>
        <w:rPr>
          <w:rFonts w:asciiTheme="majorHAnsi" w:eastAsiaTheme="majorEastAsia" w:hAnsiTheme="majorHAnsi" w:cstheme="majorBidi"/>
          <w:color w:val="2F5496" w:themeColor="accent1" w:themeShade="BF"/>
          <w:sz w:val="32"/>
          <w:szCs w:val="32"/>
        </w:rPr>
      </w:pPr>
      <w:r>
        <w:t>The Powerhouse PO Transfer Integration Inquiry Window</w:t>
      </w:r>
    </w:p>
    <w:p w14:paraId="65F8CB63" w14:textId="77777777" w:rsidR="003D5EBF" w:rsidRDefault="003D5EBF">
      <w:pPr>
        <w:rPr>
          <w:rFonts w:asciiTheme="majorHAnsi" w:eastAsiaTheme="majorEastAsia" w:hAnsiTheme="majorHAnsi" w:cstheme="majorBidi"/>
          <w:color w:val="2F5496" w:themeColor="accent1" w:themeShade="BF"/>
          <w:sz w:val="32"/>
          <w:szCs w:val="32"/>
        </w:rPr>
      </w:pPr>
    </w:p>
    <w:p w14:paraId="310FEA68" w14:textId="77777777" w:rsidR="003D5EBF" w:rsidRDefault="003D5EBF">
      <w:pPr>
        <w:rPr>
          <w:rFonts w:asciiTheme="majorHAnsi" w:eastAsiaTheme="majorEastAsia" w:hAnsiTheme="majorHAnsi" w:cstheme="majorBidi"/>
          <w:color w:val="2F5496" w:themeColor="accent1" w:themeShade="BF"/>
          <w:sz w:val="32"/>
          <w:szCs w:val="32"/>
        </w:rPr>
      </w:pPr>
      <w:r>
        <w:br w:type="page"/>
      </w:r>
    </w:p>
    <w:p w14:paraId="615A9EF2" w14:textId="583980D2" w:rsidR="008C2D15" w:rsidRDefault="008C2D15" w:rsidP="008C2D15">
      <w:pPr>
        <w:pStyle w:val="Heading1"/>
      </w:pPr>
      <w:bookmarkStart w:id="26" w:name="_Toc53407156"/>
      <w:r>
        <w:lastRenderedPageBreak/>
        <w:t>About Window</w:t>
      </w:r>
      <w:bookmarkEnd w:id="26"/>
    </w:p>
    <w:p w14:paraId="5BC54DE5" w14:textId="3381BB52" w:rsidR="008C2D15" w:rsidRDefault="000D5F48" w:rsidP="008C2D15">
      <w:pPr>
        <w:pStyle w:val="Heading2"/>
      </w:pPr>
      <w:bookmarkStart w:id="27" w:name="_Toc53407157"/>
      <w:r>
        <w:t>Version Information</w:t>
      </w:r>
      <w:bookmarkEnd w:id="27"/>
    </w:p>
    <w:p w14:paraId="12FC1A33" w14:textId="7E34A718" w:rsidR="000D5F48" w:rsidRPr="000D5F48" w:rsidRDefault="000D5F48" w:rsidP="000D5F48">
      <w:pPr>
        <w:ind w:firstLine="720"/>
      </w:pPr>
      <w:r>
        <w:t>This window contains information about the customizations’ current version</w:t>
      </w:r>
    </w:p>
    <w:p w14:paraId="4B1A0C25" w14:textId="77777777" w:rsidR="008C2D15" w:rsidRPr="008C2D15" w:rsidRDefault="008C2D15" w:rsidP="008C2D15"/>
    <w:p w14:paraId="11E6E136" w14:textId="62DD80B8" w:rsidR="008C2D15" w:rsidRDefault="008C2D15" w:rsidP="008C2D15">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7E7AAD00" wp14:editId="3B0AB221">
            <wp:extent cx="2495550" cy="1825317"/>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22957" cy="1845364"/>
                    </a:xfrm>
                    <a:prstGeom prst="rect">
                      <a:avLst/>
                    </a:prstGeom>
                  </pic:spPr>
                </pic:pic>
              </a:graphicData>
            </a:graphic>
          </wp:inline>
        </w:drawing>
      </w:r>
    </w:p>
    <w:p w14:paraId="669FFB4B" w14:textId="61FD7755" w:rsidR="008C2D15" w:rsidRDefault="000D5F48" w:rsidP="008C2D15">
      <w:pPr>
        <w:jc w:val="center"/>
        <w:rPr>
          <w:rFonts w:asciiTheme="majorHAnsi" w:eastAsiaTheme="majorEastAsia" w:hAnsiTheme="majorHAnsi" w:cstheme="majorBidi"/>
          <w:color w:val="2F5496" w:themeColor="accent1" w:themeShade="BF"/>
          <w:sz w:val="32"/>
          <w:szCs w:val="32"/>
        </w:rPr>
      </w:pPr>
      <w:r>
        <w:t>The BSP About Window</w:t>
      </w:r>
    </w:p>
    <w:p w14:paraId="3E2DDD54" w14:textId="77777777" w:rsidR="003A40C0" w:rsidRDefault="003A40C0"/>
    <w:p w14:paraId="1C573279" w14:textId="71C5F0F8" w:rsidR="003A40C0" w:rsidRDefault="003A40C0" w:rsidP="003A40C0">
      <w:pPr>
        <w:pStyle w:val="Heading1"/>
      </w:pPr>
      <w:bookmarkStart w:id="28" w:name="_Toc53407158"/>
      <w:r>
        <w:t>File Repository</w:t>
      </w:r>
      <w:bookmarkEnd w:id="28"/>
    </w:p>
    <w:p w14:paraId="58380952" w14:textId="0D647294" w:rsidR="003A40C0" w:rsidRDefault="003A40C0" w:rsidP="003A40C0">
      <w:pPr>
        <w:ind w:firstLine="720"/>
      </w:pPr>
      <w:r>
        <w:t>All file releases would be stored in the GP2015 server. The exact location of the files is:</w:t>
      </w:r>
    </w:p>
    <w:p w14:paraId="24DBDE71" w14:textId="6E68023A" w:rsidR="003A40C0" w:rsidRDefault="00000000" w:rsidP="003A40C0">
      <w:pPr>
        <w:ind w:firstLine="720"/>
      </w:pPr>
      <w:hyperlink r:id="rId45" w:history="1">
        <w:r w:rsidR="003A40C0" w:rsidRPr="00E23B39">
          <w:rPr>
            <w:rStyle w:val="Hyperlink"/>
          </w:rPr>
          <w:t>\\gp2015\GPShared\Software\BSP\BSP_CHK</w:t>
        </w:r>
      </w:hyperlink>
    </w:p>
    <w:p w14:paraId="21651BE9" w14:textId="064C885D" w:rsidR="003A40C0" w:rsidRDefault="003A40C0" w:rsidP="003A40C0">
      <w:pPr>
        <w:ind w:firstLine="720"/>
      </w:pPr>
      <w:r>
        <w:t xml:space="preserve">The chunk file should be copied to the main Dynamics GP installation folder, while the files in the </w:t>
      </w:r>
      <w:proofErr w:type="spellStart"/>
      <w:r>
        <w:t>Addins</w:t>
      </w:r>
      <w:proofErr w:type="spellEnd"/>
      <w:r>
        <w:t xml:space="preserve"> folder should be copied to the </w:t>
      </w:r>
      <w:proofErr w:type="spellStart"/>
      <w:r>
        <w:t>Addins</w:t>
      </w:r>
      <w:proofErr w:type="spellEnd"/>
      <w:r>
        <w:t xml:space="preserve"> folder which is also inside the Dynamics GP installation folder.</w:t>
      </w:r>
    </w:p>
    <w:p w14:paraId="27E78679" w14:textId="7A7CAF1F" w:rsidR="008C2D15" w:rsidRDefault="008C2D15">
      <w:pPr>
        <w:rPr>
          <w:rFonts w:asciiTheme="majorHAnsi" w:eastAsiaTheme="majorEastAsia" w:hAnsiTheme="majorHAnsi" w:cstheme="majorBidi"/>
          <w:color w:val="2F5496" w:themeColor="accent1" w:themeShade="BF"/>
          <w:sz w:val="32"/>
          <w:szCs w:val="32"/>
        </w:rPr>
      </w:pPr>
      <w:r>
        <w:br w:type="page"/>
      </w:r>
    </w:p>
    <w:p w14:paraId="3C4B617A" w14:textId="3B4A2E85" w:rsidR="00C101EE" w:rsidRPr="00587945" w:rsidRDefault="0066376A" w:rsidP="00587945">
      <w:pPr>
        <w:pStyle w:val="Heading1"/>
      </w:pPr>
      <w:bookmarkStart w:id="29" w:name="_Toc53407159"/>
      <w:r>
        <w:lastRenderedPageBreak/>
        <w:t>Data Dictionary</w:t>
      </w:r>
      <w:bookmarkEnd w:id="29"/>
    </w:p>
    <w:p w14:paraId="37B8F186" w14:textId="0B47F565" w:rsidR="00C101EE" w:rsidRDefault="00C101EE" w:rsidP="00C101EE">
      <w:pPr>
        <w:pStyle w:val="Heading2"/>
      </w:pPr>
      <w:bookmarkStart w:id="30" w:name="_Toc53407160"/>
      <w:r>
        <w:t>BSP – Powerhouse Data Mapping</w:t>
      </w:r>
      <w:bookmarkEnd w:id="30"/>
    </w:p>
    <w:p w14:paraId="003A26BB" w14:textId="77777777" w:rsidR="00943CB7" w:rsidRDefault="00A94B63" w:rsidP="00A94B63">
      <w:r>
        <w:tab/>
      </w:r>
    </w:p>
    <w:p w14:paraId="6B0CB79D" w14:textId="1489A9A1" w:rsidR="00A94B63" w:rsidRDefault="00A94B63" w:rsidP="00943CB7">
      <w:pPr>
        <w:pStyle w:val="Heading3"/>
      </w:pPr>
      <w:bookmarkStart w:id="31" w:name="_Toc53407161"/>
      <w:r>
        <w:t>Sales Order</w:t>
      </w:r>
      <w:bookmarkEnd w:id="31"/>
    </w:p>
    <w:p w14:paraId="7E6B7CC9" w14:textId="003D54B1" w:rsidR="00A94B63" w:rsidRDefault="00A94B63" w:rsidP="00A94B63">
      <w:pPr>
        <w:ind w:firstLine="720"/>
      </w:pPr>
      <w:r w:rsidRPr="00A94B63">
        <w:t>Header Fields</w:t>
      </w:r>
    </w:p>
    <w:tbl>
      <w:tblPr>
        <w:tblStyle w:val="TableGrid"/>
        <w:tblW w:w="0" w:type="auto"/>
        <w:tblInd w:w="895" w:type="dxa"/>
        <w:tblLook w:val="04A0" w:firstRow="1" w:lastRow="0" w:firstColumn="1" w:lastColumn="0" w:noHBand="0" w:noVBand="1"/>
      </w:tblPr>
      <w:tblGrid>
        <w:gridCol w:w="4180"/>
        <w:gridCol w:w="4820"/>
      </w:tblGrid>
      <w:tr w:rsidR="00A94B63" w14:paraId="757DB3F5" w14:textId="77777777" w:rsidTr="00A94B63">
        <w:tc>
          <w:tcPr>
            <w:tcW w:w="4180" w:type="dxa"/>
            <w:shd w:val="clear" w:color="auto" w:fill="EDEDED" w:themeFill="accent3" w:themeFillTint="33"/>
          </w:tcPr>
          <w:p w14:paraId="63517FA8" w14:textId="04FEB0A8" w:rsidR="00A94B63" w:rsidRPr="00136E04" w:rsidRDefault="00A94B63" w:rsidP="00130E62">
            <w:pPr>
              <w:pStyle w:val="ListParagraph"/>
              <w:ind w:left="0"/>
              <w:rPr>
                <w:b/>
              </w:rPr>
            </w:pPr>
            <w:r>
              <w:rPr>
                <w:b/>
              </w:rPr>
              <w:t>Powerhouse Field</w:t>
            </w:r>
          </w:p>
        </w:tc>
        <w:tc>
          <w:tcPr>
            <w:tcW w:w="4820" w:type="dxa"/>
            <w:shd w:val="clear" w:color="auto" w:fill="EDEDED" w:themeFill="accent3" w:themeFillTint="33"/>
          </w:tcPr>
          <w:p w14:paraId="489B412C" w14:textId="427C0A64" w:rsidR="00A94B63" w:rsidRPr="00136E04" w:rsidRDefault="00A94B63" w:rsidP="00130E62">
            <w:pPr>
              <w:pStyle w:val="ListParagraph"/>
              <w:ind w:left="0"/>
              <w:rPr>
                <w:b/>
              </w:rPr>
            </w:pPr>
            <w:r>
              <w:rPr>
                <w:b/>
              </w:rPr>
              <w:t>Dynamics GP Field / Default Value</w:t>
            </w:r>
          </w:p>
        </w:tc>
      </w:tr>
      <w:tr w:rsidR="00A94B63" w:rsidRPr="00A94B63" w14:paraId="60335AE2" w14:textId="77777777" w:rsidTr="00A94B63">
        <w:trPr>
          <w:trHeight w:val="300"/>
        </w:trPr>
        <w:tc>
          <w:tcPr>
            <w:tcW w:w="4180" w:type="dxa"/>
            <w:noWrap/>
            <w:hideMark/>
          </w:tcPr>
          <w:p w14:paraId="02A6905C" w14:textId="77777777" w:rsidR="00A94B63" w:rsidRPr="00A94B63" w:rsidRDefault="00A94B63" w:rsidP="00A94B63">
            <w:proofErr w:type="spellStart"/>
            <w:r w:rsidRPr="00A94B63">
              <w:t>orderid</w:t>
            </w:r>
            <w:proofErr w:type="spellEnd"/>
          </w:p>
        </w:tc>
        <w:tc>
          <w:tcPr>
            <w:tcW w:w="4820" w:type="dxa"/>
            <w:noWrap/>
            <w:hideMark/>
          </w:tcPr>
          <w:p w14:paraId="4AFCD2E4" w14:textId="77777777" w:rsidR="00A94B63" w:rsidRPr="00A94B63" w:rsidRDefault="00A94B63" w:rsidP="00A94B63">
            <w:proofErr w:type="spellStart"/>
            <w:r w:rsidRPr="00A94B63">
              <w:t>sopnumber</w:t>
            </w:r>
            <w:proofErr w:type="spellEnd"/>
          </w:p>
        </w:tc>
      </w:tr>
      <w:tr w:rsidR="00A94B63" w:rsidRPr="00A94B63" w14:paraId="7F9C6A6C" w14:textId="77777777" w:rsidTr="00A94B63">
        <w:trPr>
          <w:trHeight w:val="300"/>
        </w:trPr>
        <w:tc>
          <w:tcPr>
            <w:tcW w:w="4180" w:type="dxa"/>
            <w:noWrap/>
            <w:hideMark/>
          </w:tcPr>
          <w:p w14:paraId="2D3269B8" w14:textId="77777777" w:rsidR="00A94B63" w:rsidRPr="00A94B63" w:rsidRDefault="00A94B63" w:rsidP="00A94B63">
            <w:proofErr w:type="spellStart"/>
            <w:r w:rsidRPr="00A94B63">
              <w:t>ordertype</w:t>
            </w:r>
            <w:proofErr w:type="spellEnd"/>
          </w:p>
        </w:tc>
        <w:tc>
          <w:tcPr>
            <w:tcW w:w="4820" w:type="dxa"/>
            <w:noWrap/>
            <w:hideMark/>
          </w:tcPr>
          <w:p w14:paraId="020E749D" w14:textId="77777777" w:rsidR="00A94B63" w:rsidRPr="00A94B63" w:rsidRDefault="00A94B63" w:rsidP="00A94B63">
            <w:proofErr w:type="spellStart"/>
            <w:r w:rsidRPr="00A94B63">
              <w:t>documentid</w:t>
            </w:r>
            <w:proofErr w:type="spellEnd"/>
          </w:p>
        </w:tc>
      </w:tr>
      <w:tr w:rsidR="00A94B63" w:rsidRPr="00A94B63" w14:paraId="17E2B4B3" w14:textId="77777777" w:rsidTr="00A94B63">
        <w:trPr>
          <w:trHeight w:val="300"/>
        </w:trPr>
        <w:tc>
          <w:tcPr>
            <w:tcW w:w="4180" w:type="dxa"/>
            <w:noWrap/>
            <w:hideMark/>
          </w:tcPr>
          <w:p w14:paraId="2EABA4B4" w14:textId="77777777" w:rsidR="00A94B63" w:rsidRPr="00A94B63" w:rsidRDefault="00A94B63" w:rsidP="00A94B63">
            <w:proofErr w:type="spellStart"/>
            <w:r w:rsidRPr="00A94B63">
              <w:t>custid</w:t>
            </w:r>
            <w:proofErr w:type="spellEnd"/>
          </w:p>
        </w:tc>
        <w:tc>
          <w:tcPr>
            <w:tcW w:w="4820" w:type="dxa"/>
            <w:noWrap/>
            <w:hideMark/>
          </w:tcPr>
          <w:p w14:paraId="09DA545A" w14:textId="6B067238" w:rsidR="00A94B63" w:rsidRPr="00A94B63" w:rsidRDefault="00EA3F38" w:rsidP="00A94B63">
            <w:proofErr w:type="spellStart"/>
            <w:r w:rsidRPr="00A94B63">
              <w:t>C</w:t>
            </w:r>
            <w:r w:rsidR="00A94B63" w:rsidRPr="00A94B63">
              <w:t>ustomernumber</w:t>
            </w:r>
            <w:proofErr w:type="spellEnd"/>
            <w:r>
              <w:t xml:space="preserve"> + </w:t>
            </w:r>
            <w:proofErr w:type="spellStart"/>
            <w:r w:rsidRPr="00EA3F38">
              <w:t>PrimaryShiptoAddressCode</w:t>
            </w:r>
            <w:proofErr w:type="spellEnd"/>
          </w:p>
        </w:tc>
      </w:tr>
      <w:tr w:rsidR="00A94B63" w:rsidRPr="00A94B63" w14:paraId="11B751E2" w14:textId="77777777" w:rsidTr="00A94B63">
        <w:trPr>
          <w:trHeight w:val="300"/>
        </w:trPr>
        <w:tc>
          <w:tcPr>
            <w:tcW w:w="4180" w:type="dxa"/>
            <w:noWrap/>
            <w:hideMark/>
          </w:tcPr>
          <w:p w14:paraId="6F3AECC0" w14:textId="77777777" w:rsidR="00A94B63" w:rsidRPr="00A94B63" w:rsidRDefault="00A94B63" w:rsidP="00A94B63">
            <w:proofErr w:type="spellStart"/>
            <w:r w:rsidRPr="00A94B63">
              <w:t>custcode</w:t>
            </w:r>
            <w:proofErr w:type="spellEnd"/>
          </w:p>
        </w:tc>
        <w:tc>
          <w:tcPr>
            <w:tcW w:w="4820" w:type="dxa"/>
            <w:noWrap/>
            <w:hideMark/>
          </w:tcPr>
          <w:p w14:paraId="429964A8" w14:textId="77777777" w:rsidR="00A94B63" w:rsidRPr="00A94B63" w:rsidRDefault="00A94B63" w:rsidP="00A94B63">
            <w:proofErr w:type="spellStart"/>
            <w:r w:rsidRPr="00A94B63">
              <w:t>customernumber</w:t>
            </w:r>
            <w:proofErr w:type="spellEnd"/>
          </w:p>
        </w:tc>
      </w:tr>
      <w:tr w:rsidR="00A94B63" w:rsidRPr="00A94B63" w14:paraId="3BC7A1A0" w14:textId="77777777" w:rsidTr="00A94B63">
        <w:trPr>
          <w:trHeight w:val="300"/>
        </w:trPr>
        <w:tc>
          <w:tcPr>
            <w:tcW w:w="4180" w:type="dxa"/>
            <w:noWrap/>
            <w:hideMark/>
          </w:tcPr>
          <w:p w14:paraId="40CCFE34" w14:textId="1BB1989B" w:rsidR="00A94B63" w:rsidRPr="00A94B63" w:rsidRDefault="00604ADD" w:rsidP="00A94B63">
            <w:r>
              <w:t>hostid2</w:t>
            </w:r>
          </w:p>
        </w:tc>
        <w:tc>
          <w:tcPr>
            <w:tcW w:w="4820" w:type="dxa"/>
            <w:noWrap/>
            <w:hideMark/>
          </w:tcPr>
          <w:p w14:paraId="1340E616" w14:textId="77777777" w:rsidR="00A94B63" w:rsidRPr="00A94B63" w:rsidRDefault="00A94B63" w:rsidP="00A94B63">
            <w:proofErr w:type="spellStart"/>
            <w:r w:rsidRPr="00A94B63">
              <w:t>shippingmethod</w:t>
            </w:r>
            <w:proofErr w:type="spellEnd"/>
          </w:p>
        </w:tc>
      </w:tr>
      <w:tr w:rsidR="00A94B63" w:rsidRPr="00A94B63" w14:paraId="18B105A4" w14:textId="77777777" w:rsidTr="00A94B63">
        <w:trPr>
          <w:trHeight w:val="300"/>
        </w:trPr>
        <w:tc>
          <w:tcPr>
            <w:tcW w:w="4180" w:type="dxa"/>
            <w:noWrap/>
            <w:hideMark/>
          </w:tcPr>
          <w:p w14:paraId="74904379" w14:textId="77777777" w:rsidR="00A94B63" w:rsidRPr="00A94B63" w:rsidRDefault="00A94B63" w:rsidP="00A94B63">
            <w:proofErr w:type="spellStart"/>
            <w:r w:rsidRPr="00A94B63">
              <w:t>poNum</w:t>
            </w:r>
            <w:proofErr w:type="spellEnd"/>
          </w:p>
        </w:tc>
        <w:tc>
          <w:tcPr>
            <w:tcW w:w="4820" w:type="dxa"/>
            <w:noWrap/>
            <w:hideMark/>
          </w:tcPr>
          <w:p w14:paraId="5D797CAE" w14:textId="77777777" w:rsidR="00A94B63" w:rsidRPr="00A94B63" w:rsidRDefault="00A94B63" w:rsidP="00A94B63">
            <w:proofErr w:type="spellStart"/>
            <w:r w:rsidRPr="00A94B63">
              <w:t>customerponumber</w:t>
            </w:r>
            <w:proofErr w:type="spellEnd"/>
          </w:p>
        </w:tc>
      </w:tr>
      <w:tr w:rsidR="00A94B63" w:rsidRPr="00A94B63" w14:paraId="1FFFE2EC" w14:textId="77777777" w:rsidTr="00A94B63">
        <w:trPr>
          <w:trHeight w:val="300"/>
        </w:trPr>
        <w:tc>
          <w:tcPr>
            <w:tcW w:w="4180" w:type="dxa"/>
            <w:noWrap/>
            <w:hideMark/>
          </w:tcPr>
          <w:p w14:paraId="5A3223AB" w14:textId="77777777" w:rsidR="00A94B63" w:rsidRPr="00A94B63" w:rsidRDefault="00A94B63" w:rsidP="00A94B63">
            <w:proofErr w:type="spellStart"/>
            <w:r w:rsidRPr="00A94B63">
              <w:t>dateordered</w:t>
            </w:r>
            <w:proofErr w:type="spellEnd"/>
          </w:p>
        </w:tc>
        <w:tc>
          <w:tcPr>
            <w:tcW w:w="4820" w:type="dxa"/>
            <w:noWrap/>
            <w:hideMark/>
          </w:tcPr>
          <w:p w14:paraId="508F2EB6" w14:textId="77777777" w:rsidR="00A94B63" w:rsidRPr="00A94B63" w:rsidRDefault="00A94B63" w:rsidP="00A94B63">
            <w:proofErr w:type="spellStart"/>
            <w:r w:rsidRPr="00A94B63">
              <w:t>documentdate</w:t>
            </w:r>
            <w:proofErr w:type="spellEnd"/>
          </w:p>
        </w:tc>
      </w:tr>
      <w:tr w:rsidR="00A94B63" w:rsidRPr="00A94B63" w14:paraId="64D50476" w14:textId="77777777" w:rsidTr="00A94B63">
        <w:trPr>
          <w:trHeight w:val="300"/>
        </w:trPr>
        <w:tc>
          <w:tcPr>
            <w:tcW w:w="4180" w:type="dxa"/>
            <w:noWrap/>
            <w:hideMark/>
          </w:tcPr>
          <w:p w14:paraId="36B1334E" w14:textId="77777777" w:rsidR="00A94B63" w:rsidRPr="00A94B63" w:rsidRDefault="00A94B63" w:rsidP="00A94B63">
            <w:proofErr w:type="spellStart"/>
            <w:r w:rsidRPr="00A94B63">
              <w:t>dateorderspecified</w:t>
            </w:r>
            <w:proofErr w:type="spellEnd"/>
          </w:p>
        </w:tc>
        <w:tc>
          <w:tcPr>
            <w:tcW w:w="4820" w:type="dxa"/>
            <w:noWrap/>
            <w:hideMark/>
          </w:tcPr>
          <w:p w14:paraId="4709FA52" w14:textId="77777777" w:rsidR="00A94B63" w:rsidRPr="00A94B63" w:rsidRDefault="00A94B63" w:rsidP="00A94B63">
            <w:r w:rsidRPr="00A94B63">
              <w:t>TRUE</w:t>
            </w:r>
          </w:p>
        </w:tc>
      </w:tr>
      <w:tr w:rsidR="00A94B63" w:rsidRPr="00A94B63" w14:paraId="3AF4D7E5" w14:textId="77777777" w:rsidTr="00A94B63">
        <w:trPr>
          <w:trHeight w:val="300"/>
        </w:trPr>
        <w:tc>
          <w:tcPr>
            <w:tcW w:w="4180" w:type="dxa"/>
            <w:noWrap/>
            <w:hideMark/>
          </w:tcPr>
          <w:p w14:paraId="5B19198D" w14:textId="77777777" w:rsidR="00A94B63" w:rsidRPr="00A94B63" w:rsidRDefault="00A94B63" w:rsidP="00A94B63">
            <w:proofErr w:type="spellStart"/>
            <w:r w:rsidRPr="00A94B63">
              <w:t>pickCompleteFlag</w:t>
            </w:r>
            <w:proofErr w:type="spellEnd"/>
          </w:p>
        </w:tc>
        <w:tc>
          <w:tcPr>
            <w:tcW w:w="4820" w:type="dxa"/>
            <w:noWrap/>
            <w:hideMark/>
          </w:tcPr>
          <w:p w14:paraId="6CF62BA2" w14:textId="77777777" w:rsidR="00A94B63" w:rsidRPr="00A94B63" w:rsidRDefault="00A94B63" w:rsidP="00A94B63">
            <w:proofErr w:type="spellStart"/>
            <w:r w:rsidRPr="00A94B63">
              <w:t>shipcomplete</w:t>
            </w:r>
            <w:proofErr w:type="spellEnd"/>
          </w:p>
        </w:tc>
      </w:tr>
      <w:tr w:rsidR="00A94B63" w:rsidRPr="00A94B63" w14:paraId="03704756" w14:textId="77777777" w:rsidTr="00A94B63">
        <w:trPr>
          <w:trHeight w:val="300"/>
        </w:trPr>
        <w:tc>
          <w:tcPr>
            <w:tcW w:w="4180" w:type="dxa"/>
            <w:noWrap/>
            <w:hideMark/>
          </w:tcPr>
          <w:p w14:paraId="5E0B3159" w14:textId="77777777" w:rsidR="00A94B63" w:rsidRPr="00A94B63" w:rsidRDefault="00A94B63" w:rsidP="00A94B63">
            <w:proofErr w:type="spellStart"/>
            <w:r w:rsidRPr="00A94B63">
              <w:t>bCompany</w:t>
            </w:r>
            <w:proofErr w:type="spellEnd"/>
          </w:p>
        </w:tc>
        <w:tc>
          <w:tcPr>
            <w:tcW w:w="4820" w:type="dxa"/>
            <w:noWrap/>
            <w:hideMark/>
          </w:tcPr>
          <w:p w14:paraId="6E711645" w14:textId="77777777" w:rsidR="00A94B63" w:rsidRPr="00A94B63" w:rsidRDefault="00A94B63" w:rsidP="00A94B63">
            <w:proofErr w:type="spellStart"/>
            <w:r w:rsidRPr="00A94B63">
              <w:t>customername</w:t>
            </w:r>
            <w:proofErr w:type="spellEnd"/>
          </w:p>
        </w:tc>
      </w:tr>
      <w:tr w:rsidR="00402C78" w:rsidRPr="00A94B63" w14:paraId="5B00A1A9" w14:textId="77777777" w:rsidTr="00A94B63">
        <w:trPr>
          <w:trHeight w:val="300"/>
        </w:trPr>
        <w:tc>
          <w:tcPr>
            <w:tcW w:w="4180" w:type="dxa"/>
            <w:noWrap/>
          </w:tcPr>
          <w:p w14:paraId="61927EE9" w14:textId="184D1950" w:rsidR="00402C78" w:rsidRPr="00A94B63" w:rsidRDefault="00402C78" w:rsidP="00A94B63">
            <w:proofErr w:type="spellStart"/>
            <w:r>
              <w:t>shipByDate</w:t>
            </w:r>
            <w:proofErr w:type="spellEnd"/>
          </w:p>
        </w:tc>
        <w:tc>
          <w:tcPr>
            <w:tcW w:w="4820" w:type="dxa"/>
            <w:noWrap/>
          </w:tcPr>
          <w:p w14:paraId="4C1BA11D" w14:textId="3971153F" w:rsidR="00402C78" w:rsidRPr="00A94B63" w:rsidRDefault="00402C78" w:rsidP="00A94B63">
            <w:proofErr w:type="spellStart"/>
            <w:r>
              <w:t>Requestedshipdate</w:t>
            </w:r>
            <w:proofErr w:type="spellEnd"/>
          </w:p>
        </w:tc>
      </w:tr>
      <w:tr w:rsidR="00A94B63" w:rsidRPr="00A94B63" w14:paraId="6B3F1229" w14:textId="77777777" w:rsidTr="00A94B63">
        <w:trPr>
          <w:trHeight w:val="300"/>
        </w:trPr>
        <w:tc>
          <w:tcPr>
            <w:tcW w:w="4180" w:type="dxa"/>
            <w:noWrap/>
            <w:hideMark/>
          </w:tcPr>
          <w:p w14:paraId="16E8849A" w14:textId="77777777" w:rsidR="00A94B63" w:rsidRPr="00A94B63" w:rsidRDefault="00A94B63" w:rsidP="00A94B63">
            <w:r w:rsidRPr="00A94B63">
              <w:t>bAddress1</w:t>
            </w:r>
          </w:p>
        </w:tc>
        <w:tc>
          <w:tcPr>
            <w:tcW w:w="4820" w:type="dxa"/>
            <w:noWrap/>
            <w:hideMark/>
          </w:tcPr>
          <w:p w14:paraId="7133CCA7" w14:textId="77777777" w:rsidR="00A94B63" w:rsidRPr="00A94B63" w:rsidRDefault="00A94B63" w:rsidP="00A94B63">
            <w:r w:rsidRPr="00A94B63">
              <w:t>BilltoAddress1</w:t>
            </w:r>
          </w:p>
        </w:tc>
      </w:tr>
      <w:tr w:rsidR="00A94B63" w:rsidRPr="00A94B63" w14:paraId="13FD24B0" w14:textId="77777777" w:rsidTr="00A94B63">
        <w:trPr>
          <w:trHeight w:val="300"/>
        </w:trPr>
        <w:tc>
          <w:tcPr>
            <w:tcW w:w="4180" w:type="dxa"/>
            <w:noWrap/>
            <w:hideMark/>
          </w:tcPr>
          <w:p w14:paraId="6DA89385" w14:textId="77777777" w:rsidR="00A94B63" w:rsidRPr="00A94B63" w:rsidRDefault="00A94B63" w:rsidP="00A94B63">
            <w:r w:rsidRPr="00A94B63">
              <w:t>bAddress2</w:t>
            </w:r>
          </w:p>
        </w:tc>
        <w:tc>
          <w:tcPr>
            <w:tcW w:w="4820" w:type="dxa"/>
            <w:noWrap/>
            <w:hideMark/>
          </w:tcPr>
          <w:p w14:paraId="7730536B" w14:textId="77777777" w:rsidR="00A94B63" w:rsidRPr="00A94B63" w:rsidRDefault="00A94B63" w:rsidP="00A94B63">
            <w:r w:rsidRPr="00A94B63">
              <w:t>BilltoAddress2</w:t>
            </w:r>
          </w:p>
        </w:tc>
      </w:tr>
      <w:tr w:rsidR="00A94B63" w:rsidRPr="00A94B63" w14:paraId="044DCF32" w14:textId="77777777" w:rsidTr="00A94B63">
        <w:trPr>
          <w:trHeight w:val="300"/>
        </w:trPr>
        <w:tc>
          <w:tcPr>
            <w:tcW w:w="4180" w:type="dxa"/>
            <w:noWrap/>
            <w:hideMark/>
          </w:tcPr>
          <w:p w14:paraId="71752E4E" w14:textId="77777777" w:rsidR="00A94B63" w:rsidRPr="00A94B63" w:rsidRDefault="00A94B63" w:rsidP="00A94B63">
            <w:r w:rsidRPr="00A94B63">
              <w:t>bAddress3</w:t>
            </w:r>
          </w:p>
        </w:tc>
        <w:tc>
          <w:tcPr>
            <w:tcW w:w="4820" w:type="dxa"/>
            <w:noWrap/>
            <w:hideMark/>
          </w:tcPr>
          <w:p w14:paraId="377E5348" w14:textId="77777777" w:rsidR="00A94B63" w:rsidRPr="00A94B63" w:rsidRDefault="00A94B63" w:rsidP="00A94B63">
            <w:r w:rsidRPr="00A94B63">
              <w:t>BilltoAddress3</w:t>
            </w:r>
          </w:p>
        </w:tc>
      </w:tr>
      <w:tr w:rsidR="00A94B63" w:rsidRPr="00A94B63" w14:paraId="2F27F5F0" w14:textId="77777777" w:rsidTr="00A94B63">
        <w:trPr>
          <w:trHeight w:val="300"/>
        </w:trPr>
        <w:tc>
          <w:tcPr>
            <w:tcW w:w="4180" w:type="dxa"/>
            <w:noWrap/>
            <w:hideMark/>
          </w:tcPr>
          <w:p w14:paraId="38126311" w14:textId="77777777" w:rsidR="00A94B63" w:rsidRPr="00A94B63" w:rsidRDefault="00A94B63" w:rsidP="00A94B63">
            <w:proofErr w:type="spellStart"/>
            <w:r w:rsidRPr="00A94B63">
              <w:t>bCity</w:t>
            </w:r>
            <w:proofErr w:type="spellEnd"/>
          </w:p>
        </w:tc>
        <w:tc>
          <w:tcPr>
            <w:tcW w:w="4820" w:type="dxa"/>
            <w:noWrap/>
            <w:hideMark/>
          </w:tcPr>
          <w:p w14:paraId="346F5BF8" w14:textId="77777777" w:rsidR="00A94B63" w:rsidRPr="00A94B63" w:rsidRDefault="00A94B63" w:rsidP="00A94B63">
            <w:proofErr w:type="spellStart"/>
            <w:r w:rsidRPr="00A94B63">
              <w:t>BilltoCity</w:t>
            </w:r>
            <w:proofErr w:type="spellEnd"/>
          </w:p>
        </w:tc>
      </w:tr>
      <w:tr w:rsidR="00A94B63" w:rsidRPr="00A94B63" w14:paraId="636013CC" w14:textId="77777777" w:rsidTr="00A94B63">
        <w:trPr>
          <w:trHeight w:val="300"/>
        </w:trPr>
        <w:tc>
          <w:tcPr>
            <w:tcW w:w="4180" w:type="dxa"/>
            <w:noWrap/>
            <w:hideMark/>
          </w:tcPr>
          <w:p w14:paraId="2B12BE8C" w14:textId="77777777" w:rsidR="00A94B63" w:rsidRPr="00A94B63" w:rsidRDefault="00A94B63" w:rsidP="00A94B63">
            <w:proofErr w:type="spellStart"/>
            <w:r w:rsidRPr="00A94B63">
              <w:t>bState</w:t>
            </w:r>
            <w:proofErr w:type="spellEnd"/>
          </w:p>
        </w:tc>
        <w:tc>
          <w:tcPr>
            <w:tcW w:w="4820" w:type="dxa"/>
            <w:noWrap/>
            <w:hideMark/>
          </w:tcPr>
          <w:p w14:paraId="0924C9D8" w14:textId="77777777" w:rsidR="00A94B63" w:rsidRPr="00A94B63" w:rsidRDefault="00A94B63" w:rsidP="00A94B63">
            <w:proofErr w:type="spellStart"/>
            <w:r w:rsidRPr="00A94B63">
              <w:t>BilltoState</w:t>
            </w:r>
            <w:proofErr w:type="spellEnd"/>
          </w:p>
        </w:tc>
      </w:tr>
      <w:tr w:rsidR="00A94B63" w:rsidRPr="00A94B63" w14:paraId="0FEB95E4" w14:textId="77777777" w:rsidTr="00A94B63">
        <w:trPr>
          <w:trHeight w:val="300"/>
        </w:trPr>
        <w:tc>
          <w:tcPr>
            <w:tcW w:w="4180" w:type="dxa"/>
            <w:noWrap/>
            <w:hideMark/>
          </w:tcPr>
          <w:p w14:paraId="77E45904" w14:textId="77777777" w:rsidR="00A94B63" w:rsidRPr="00A94B63" w:rsidRDefault="00A94B63" w:rsidP="00A94B63">
            <w:proofErr w:type="spellStart"/>
            <w:r w:rsidRPr="00A94B63">
              <w:t>bZip</w:t>
            </w:r>
            <w:proofErr w:type="spellEnd"/>
          </w:p>
        </w:tc>
        <w:tc>
          <w:tcPr>
            <w:tcW w:w="4820" w:type="dxa"/>
            <w:noWrap/>
            <w:hideMark/>
          </w:tcPr>
          <w:p w14:paraId="0E37DB7A" w14:textId="77777777" w:rsidR="00A94B63" w:rsidRPr="00A94B63" w:rsidRDefault="00A94B63" w:rsidP="00A94B63">
            <w:proofErr w:type="spellStart"/>
            <w:r w:rsidRPr="00A94B63">
              <w:t>BilltoZip</w:t>
            </w:r>
            <w:proofErr w:type="spellEnd"/>
          </w:p>
        </w:tc>
      </w:tr>
      <w:tr w:rsidR="00A94B63" w:rsidRPr="00A94B63" w14:paraId="0878AF99" w14:textId="77777777" w:rsidTr="00A94B63">
        <w:trPr>
          <w:trHeight w:val="300"/>
        </w:trPr>
        <w:tc>
          <w:tcPr>
            <w:tcW w:w="4180" w:type="dxa"/>
            <w:noWrap/>
            <w:hideMark/>
          </w:tcPr>
          <w:p w14:paraId="5BE1F2A4" w14:textId="77777777" w:rsidR="00A94B63" w:rsidRPr="00A94B63" w:rsidRDefault="00A94B63" w:rsidP="00A94B63">
            <w:proofErr w:type="spellStart"/>
            <w:r w:rsidRPr="00A94B63">
              <w:t>bCountry</w:t>
            </w:r>
            <w:proofErr w:type="spellEnd"/>
          </w:p>
        </w:tc>
        <w:tc>
          <w:tcPr>
            <w:tcW w:w="4820" w:type="dxa"/>
            <w:noWrap/>
            <w:hideMark/>
          </w:tcPr>
          <w:p w14:paraId="06265ADE" w14:textId="77777777" w:rsidR="00A94B63" w:rsidRPr="00A94B63" w:rsidRDefault="00A94B63" w:rsidP="00A94B63">
            <w:proofErr w:type="spellStart"/>
            <w:r w:rsidRPr="00A94B63">
              <w:t>BilltoCountry</w:t>
            </w:r>
            <w:proofErr w:type="spellEnd"/>
            <w:r w:rsidRPr="00A94B63">
              <w:t xml:space="preserve"> or </w:t>
            </w:r>
            <w:proofErr w:type="spellStart"/>
            <w:r w:rsidRPr="00A94B63">
              <w:t>BilltoCountryCode</w:t>
            </w:r>
            <w:proofErr w:type="spellEnd"/>
          </w:p>
        </w:tc>
      </w:tr>
      <w:tr w:rsidR="00A94B63" w:rsidRPr="00A94B63" w14:paraId="6E946D06" w14:textId="77777777" w:rsidTr="00A94B63">
        <w:trPr>
          <w:trHeight w:val="300"/>
        </w:trPr>
        <w:tc>
          <w:tcPr>
            <w:tcW w:w="4180" w:type="dxa"/>
            <w:noWrap/>
            <w:hideMark/>
          </w:tcPr>
          <w:p w14:paraId="18F535DC" w14:textId="77777777" w:rsidR="00A94B63" w:rsidRPr="00A94B63" w:rsidRDefault="00A94B63" w:rsidP="00A94B63">
            <w:proofErr w:type="spellStart"/>
            <w:r w:rsidRPr="00A94B63">
              <w:t>bPhone</w:t>
            </w:r>
            <w:proofErr w:type="spellEnd"/>
          </w:p>
        </w:tc>
        <w:tc>
          <w:tcPr>
            <w:tcW w:w="4820" w:type="dxa"/>
            <w:noWrap/>
            <w:hideMark/>
          </w:tcPr>
          <w:p w14:paraId="121FF205" w14:textId="77777777" w:rsidR="00A94B63" w:rsidRPr="00A94B63" w:rsidRDefault="00A94B63" w:rsidP="00A94B63">
            <w:proofErr w:type="spellStart"/>
            <w:r w:rsidRPr="00A94B63">
              <w:t>BilltoPhone</w:t>
            </w:r>
            <w:proofErr w:type="spellEnd"/>
          </w:p>
        </w:tc>
      </w:tr>
      <w:tr w:rsidR="00A94B63" w:rsidRPr="00A94B63" w14:paraId="056070A6" w14:textId="77777777" w:rsidTr="00A94B63">
        <w:trPr>
          <w:trHeight w:val="300"/>
        </w:trPr>
        <w:tc>
          <w:tcPr>
            <w:tcW w:w="4180" w:type="dxa"/>
            <w:noWrap/>
            <w:hideMark/>
          </w:tcPr>
          <w:p w14:paraId="4F277CC2" w14:textId="77777777" w:rsidR="00A94B63" w:rsidRPr="00A94B63" w:rsidRDefault="00A94B63" w:rsidP="00A94B63">
            <w:proofErr w:type="spellStart"/>
            <w:r w:rsidRPr="00A94B63">
              <w:t>bFax</w:t>
            </w:r>
            <w:proofErr w:type="spellEnd"/>
          </w:p>
        </w:tc>
        <w:tc>
          <w:tcPr>
            <w:tcW w:w="4820" w:type="dxa"/>
            <w:noWrap/>
            <w:hideMark/>
          </w:tcPr>
          <w:p w14:paraId="38EA08CD" w14:textId="77777777" w:rsidR="00A94B63" w:rsidRPr="00A94B63" w:rsidRDefault="00A94B63" w:rsidP="00A94B63">
            <w:proofErr w:type="spellStart"/>
            <w:r w:rsidRPr="00A94B63">
              <w:t>BilltoFax</w:t>
            </w:r>
            <w:proofErr w:type="spellEnd"/>
          </w:p>
        </w:tc>
      </w:tr>
      <w:tr w:rsidR="00A94B63" w:rsidRPr="00A94B63" w14:paraId="5BBB2635" w14:textId="77777777" w:rsidTr="00A94B63">
        <w:trPr>
          <w:trHeight w:val="300"/>
        </w:trPr>
        <w:tc>
          <w:tcPr>
            <w:tcW w:w="4180" w:type="dxa"/>
            <w:noWrap/>
            <w:hideMark/>
          </w:tcPr>
          <w:p w14:paraId="7041D368" w14:textId="77777777" w:rsidR="00A94B63" w:rsidRPr="00A94B63" w:rsidRDefault="00A94B63" w:rsidP="00A94B63">
            <w:r w:rsidRPr="00A94B63">
              <w:t>sAddress1</w:t>
            </w:r>
          </w:p>
        </w:tc>
        <w:tc>
          <w:tcPr>
            <w:tcW w:w="4820" w:type="dxa"/>
            <w:noWrap/>
            <w:hideMark/>
          </w:tcPr>
          <w:p w14:paraId="28583A23" w14:textId="77777777" w:rsidR="00A94B63" w:rsidRPr="00A94B63" w:rsidRDefault="00A94B63" w:rsidP="00A94B63">
            <w:r w:rsidRPr="00A94B63">
              <w:t>ShipToAddress1</w:t>
            </w:r>
          </w:p>
        </w:tc>
      </w:tr>
      <w:tr w:rsidR="00A94B63" w:rsidRPr="00A94B63" w14:paraId="55D3D49D" w14:textId="77777777" w:rsidTr="00A94B63">
        <w:trPr>
          <w:trHeight w:val="300"/>
        </w:trPr>
        <w:tc>
          <w:tcPr>
            <w:tcW w:w="4180" w:type="dxa"/>
            <w:noWrap/>
            <w:hideMark/>
          </w:tcPr>
          <w:p w14:paraId="35B5A2C2" w14:textId="77777777" w:rsidR="00A94B63" w:rsidRPr="00A94B63" w:rsidRDefault="00A94B63" w:rsidP="00A94B63">
            <w:r w:rsidRPr="00A94B63">
              <w:t>sAddress2</w:t>
            </w:r>
          </w:p>
        </w:tc>
        <w:tc>
          <w:tcPr>
            <w:tcW w:w="4820" w:type="dxa"/>
            <w:noWrap/>
            <w:hideMark/>
          </w:tcPr>
          <w:p w14:paraId="1431CEB6" w14:textId="77777777" w:rsidR="00A94B63" w:rsidRPr="00A94B63" w:rsidRDefault="00A94B63" w:rsidP="00A94B63">
            <w:r w:rsidRPr="00A94B63">
              <w:t>ShipToAddress2</w:t>
            </w:r>
          </w:p>
        </w:tc>
      </w:tr>
      <w:tr w:rsidR="00A94B63" w:rsidRPr="00A94B63" w14:paraId="14C00728" w14:textId="77777777" w:rsidTr="00A94B63">
        <w:trPr>
          <w:trHeight w:val="300"/>
        </w:trPr>
        <w:tc>
          <w:tcPr>
            <w:tcW w:w="4180" w:type="dxa"/>
            <w:noWrap/>
            <w:hideMark/>
          </w:tcPr>
          <w:p w14:paraId="3A90633A" w14:textId="77777777" w:rsidR="00A94B63" w:rsidRPr="00A94B63" w:rsidRDefault="00A94B63" w:rsidP="00A94B63">
            <w:r w:rsidRPr="00A94B63">
              <w:t>sAddress3</w:t>
            </w:r>
          </w:p>
        </w:tc>
        <w:tc>
          <w:tcPr>
            <w:tcW w:w="4820" w:type="dxa"/>
            <w:noWrap/>
            <w:hideMark/>
          </w:tcPr>
          <w:p w14:paraId="503B79E4" w14:textId="77777777" w:rsidR="00A94B63" w:rsidRPr="00A94B63" w:rsidRDefault="00A94B63" w:rsidP="00A94B63">
            <w:r w:rsidRPr="00A94B63">
              <w:t>ShipToAddress3</w:t>
            </w:r>
          </w:p>
        </w:tc>
      </w:tr>
      <w:tr w:rsidR="00A94B63" w:rsidRPr="00A94B63" w14:paraId="56941870" w14:textId="77777777" w:rsidTr="00A94B63">
        <w:trPr>
          <w:trHeight w:val="300"/>
        </w:trPr>
        <w:tc>
          <w:tcPr>
            <w:tcW w:w="4180" w:type="dxa"/>
            <w:noWrap/>
            <w:hideMark/>
          </w:tcPr>
          <w:p w14:paraId="25DF4F84" w14:textId="77777777" w:rsidR="00A94B63" w:rsidRPr="00A94B63" w:rsidRDefault="00A94B63" w:rsidP="00A94B63">
            <w:proofErr w:type="spellStart"/>
            <w:r w:rsidRPr="00A94B63">
              <w:t>sCity</w:t>
            </w:r>
            <w:proofErr w:type="spellEnd"/>
          </w:p>
        </w:tc>
        <w:tc>
          <w:tcPr>
            <w:tcW w:w="4820" w:type="dxa"/>
            <w:noWrap/>
            <w:hideMark/>
          </w:tcPr>
          <w:p w14:paraId="02FA4775" w14:textId="77777777" w:rsidR="00A94B63" w:rsidRPr="00A94B63" w:rsidRDefault="00A94B63" w:rsidP="00A94B63">
            <w:proofErr w:type="spellStart"/>
            <w:r w:rsidRPr="00A94B63">
              <w:t>ShipToCity</w:t>
            </w:r>
            <w:proofErr w:type="spellEnd"/>
          </w:p>
        </w:tc>
      </w:tr>
      <w:tr w:rsidR="00A94B63" w:rsidRPr="00A94B63" w14:paraId="354DEE0C" w14:textId="77777777" w:rsidTr="00A94B63">
        <w:trPr>
          <w:trHeight w:val="300"/>
        </w:trPr>
        <w:tc>
          <w:tcPr>
            <w:tcW w:w="4180" w:type="dxa"/>
            <w:noWrap/>
            <w:hideMark/>
          </w:tcPr>
          <w:p w14:paraId="0A7A5EBA" w14:textId="77777777" w:rsidR="00A94B63" w:rsidRPr="00A94B63" w:rsidRDefault="00A94B63" w:rsidP="00A94B63">
            <w:proofErr w:type="spellStart"/>
            <w:r w:rsidRPr="00A94B63">
              <w:t>sState</w:t>
            </w:r>
            <w:proofErr w:type="spellEnd"/>
          </w:p>
        </w:tc>
        <w:tc>
          <w:tcPr>
            <w:tcW w:w="4820" w:type="dxa"/>
            <w:noWrap/>
            <w:hideMark/>
          </w:tcPr>
          <w:p w14:paraId="1390CE7B" w14:textId="77777777" w:rsidR="00A94B63" w:rsidRPr="00A94B63" w:rsidRDefault="00A94B63" w:rsidP="00A94B63">
            <w:proofErr w:type="spellStart"/>
            <w:r w:rsidRPr="00A94B63">
              <w:t>ShipToState</w:t>
            </w:r>
            <w:proofErr w:type="spellEnd"/>
          </w:p>
        </w:tc>
      </w:tr>
      <w:tr w:rsidR="00A94B63" w:rsidRPr="00A94B63" w14:paraId="031FD108" w14:textId="77777777" w:rsidTr="00A94B63">
        <w:trPr>
          <w:trHeight w:val="300"/>
        </w:trPr>
        <w:tc>
          <w:tcPr>
            <w:tcW w:w="4180" w:type="dxa"/>
            <w:noWrap/>
            <w:hideMark/>
          </w:tcPr>
          <w:p w14:paraId="09B20007" w14:textId="77777777" w:rsidR="00A94B63" w:rsidRPr="00A94B63" w:rsidRDefault="00A94B63" w:rsidP="00A94B63">
            <w:proofErr w:type="spellStart"/>
            <w:r w:rsidRPr="00A94B63">
              <w:t>sZip</w:t>
            </w:r>
            <w:proofErr w:type="spellEnd"/>
          </w:p>
        </w:tc>
        <w:tc>
          <w:tcPr>
            <w:tcW w:w="4820" w:type="dxa"/>
            <w:noWrap/>
            <w:hideMark/>
          </w:tcPr>
          <w:p w14:paraId="0CB7D2D4" w14:textId="77777777" w:rsidR="00A94B63" w:rsidRPr="00A94B63" w:rsidRDefault="00A94B63" w:rsidP="00A94B63">
            <w:proofErr w:type="spellStart"/>
            <w:r w:rsidRPr="00A94B63">
              <w:t>ShipToZip</w:t>
            </w:r>
            <w:proofErr w:type="spellEnd"/>
          </w:p>
        </w:tc>
      </w:tr>
      <w:tr w:rsidR="00A94B63" w:rsidRPr="00A94B63" w14:paraId="6B6D5666" w14:textId="77777777" w:rsidTr="00A94B63">
        <w:trPr>
          <w:trHeight w:val="300"/>
        </w:trPr>
        <w:tc>
          <w:tcPr>
            <w:tcW w:w="4180" w:type="dxa"/>
            <w:noWrap/>
            <w:hideMark/>
          </w:tcPr>
          <w:p w14:paraId="76A2D45A" w14:textId="77777777" w:rsidR="00A94B63" w:rsidRPr="00A94B63" w:rsidRDefault="00A94B63" w:rsidP="00A94B63">
            <w:proofErr w:type="spellStart"/>
            <w:r w:rsidRPr="00A94B63">
              <w:t>sCountry</w:t>
            </w:r>
            <w:proofErr w:type="spellEnd"/>
          </w:p>
        </w:tc>
        <w:tc>
          <w:tcPr>
            <w:tcW w:w="4820" w:type="dxa"/>
            <w:noWrap/>
            <w:hideMark/>
          </w:tcPr>
          <w:p w14:paraId="5FB98698" w14:textId="77777777" w:rsidR="00A94B63" w:rsidRPr="00A94B63" w:rsidRDefault="00A94B63" w:rsidP="00A94B63">
            <w:proofErr w:type="spellStart"/>
            <w:r w:rsidRPr="00A94B63">
              <w:t>ShipToCountry</w:t>
            </w:r>
            <w:proofErr w:type="spellEnd"/>
          </w:p>
        </w:tc>
      </w:tr>
      <w:tr w:rsidR="00A94B63" w:rsidRPr="00A94B63" w14:paraId="75A732C3" w14:textId="77777777" w:rsidTr="00A94B63">
        <w:trPr>
          <w:trHeight w:val="300"/>
        </w:trPr>
        <w:tc>
          <w:tcPr>
            <w:tcW w:w="4180" w:type="dxa"/>
            <w:noWrap/>
            <w:hideMark/>
          </w:tcPr>
          <w:p w14:paraId="5C987772" w14:textId="77777777" w:rsidR="00A94B63" w:rsidRPr="00A94B63" w:rsidRDefault="00A94B63" w:rsidP="00A94B63">
            <w:proofErr w:type="spellStart"/>
            <w:r w:rsidRPr="00A94B63">
              <w:t>sPhone</w:t>
            </w:r>
            <w:proofErr w:type="spellEnd"/>
          </w:p>
        </w:tc>
        <w:tc>
          <w:tcPr>
            <w:tcW w:w="4820" w:type="dxa"/>
            <w:noWrap/>
            <w:hideMark/>
          </w:tcPr>
          <w:p w14:paraId="602B3BEF" w14:textId="77777777" w:rsidR="00A94B63" w:rsidRPr="00A94B63" w:rsidRDefault="00A94B63" w:rsidP="00A94B63">
            <w:proofErr w:type="spellStart"/>
            <w:r w:rsidRPr="00A94B63">
              <w:t>ShipToPhone</w:t>
            </w:r>
            <w:proofErr w:type="spellEnd"/>
          </w:p>
        </w:tc>
      </w:tr>
      <w:tr w:rsidR="00A94B63" w:rsidRPr="00A94B63" w14:paraId="1E7B5FB8" w14:textId="77777777" w:rsidTr="00A94B63">
        <w:trPr>
          <w:trHeight w:val="300"/>
        </w:trPr>
        <w:tc>
          <w:tcPr>
            <w:tcW w:w="4180" w:type="dxa"/>
            <w:noWrap/>
            <w:hideMark/>
          </w:tcPr>
          <w:p w14:paraId="2A53551B" w14:textId="77777777" w:rsidR="00A94B63" w:rsidRPr="00A94B63" w:rsidRDefault="00A94B63" w:rsidP="00A94B63">
            <w:proofErr w:type="spellStart"/>
            <w:r w:rsidRPr="00A94B63">
              <w:t>sFax</w:t>
            </w:r>
            <w:proofErr w:type="spellEnd"/>
          </w:p>
        </w:tc>
        <w:tc>
          <w:tcPr>
            <w:tcW w:w="4820" w:type="dxa"/>
            <w:noWrap/>
            <w:hideMark/>
          </w:tcPr>
          <w:p w14:paraId="59F4C6CC" w14:textId="77777777" w:rsidR="00A94B63" w:rsidRPr="00A94B63" w:rsidRDefault="00A94B63" w:rsidP="00A94B63">
            <w:proofErr w:type="spellStart"/>
            <w:r w:rsidRPr="00A94B63">
              <w:t>ShipToFax</w:t>
            </w:r>
            <w:proofErr w:type="spellEnd"/>
          </w:p>
        </w:tc>
      </w:tr>
      <w:tr w:rsidR="00CD48C6" w:rsidRPr="00A94B63" w14:paraId="08A2E781" w14:textId="77777777" w:rsidTr="00A94B63">
        <w:trPr>
          <w:trHeight w:val="300"/>
        </w:trPr>
        <w:tc>
          <w:tcPr>
            <w:tcW w:w="4180" w:type="dxa"/>
            <w:noWrap/>
          </w:tcPr>
          <w:p w14:paraId="360CC65E" w14:textId="5A67F7D4" w:rsidR="00CD48C6" w:rsidRPr="00A94B63" w:rsidRDefault="00CD48C6" w:rsidP="00A94B63">
            <w:r w:rsidRPr="00CD48C6">
              <w:t>orCust1</w:t>
            </w:r>
          </w:p>
        </w:tc>
        <w:tc>
          <w:tcPr>
            <w:tcW w:w="4820" w:type="dxa"/>
            <w:noWrap/>
          </w:tcPr>
          <w:p w14:paraId="2322C9C2" w14:textId="4F03A95C" w:rsidR="00CD48C6" w:rsidRPr="00A94B63" w:rsidRDefault="00CD48C6" w:rsidP="00A94B63">
            <w:r w:rsidRPr="00CD48C6">
              <w:t>UserDefined1</w:t>
            </w:r>
          </w:p>
        </w:tc>
      </w:tr>
      <w:tr w:rsidR="00CD48C6" w:rsidRPr="00A94B63" w14:paraId="2BE9AD65" w14:textId="77777777" w:rsidTr="00A94B63">
        <w:trPr>
          <w:trHeight w:val="300"/>
        </w:trPr>
        <w:tc>
          <w:tcPr>
            <w:tcW w:w="4180" w:type="dxa"/>
            <w:noWrap/>
          </w:tcPr>
          <w:p w14:paraId="47793F4B" w14:textId="0D177CB0" w:rsidR="00CD48C6" w:rsidRPr="00CD48C6" w:rsidRDefault="00CD48C6" w:rsidP="00A94B63">
            <w:r>
              <w:t>orCust2</w:t>
            </w:r>
          </w:p>
        </w:tc>
        <w:tc>
          <w:tcPr>
            <w:tcW w:w="4820" w:type="dxa"/>
            <w:noWrap/>
          </w:tcPr>
          <w:p w14:paraId="117E0DF2" w14:textId="64226CF0" w:rsidR="00CD48C6" w:rsidRPr="00CD48C6" w:rsidRDefault="00CD48C6" w:rsidP="00A94B63">
            <w:r>
              <w:t>UserDefined2</w:t>
            </w:r>
          </w:p>
        </w:tc>
      </w:tr>
      <w:tr w:rsidR="00CD48C6" w:rsidRPr="00A94B63" w14:paraId="609F3546" w14:textId="77777777" w:rsidTr="00A94B63">
        <w:trPr>
          <w:trHeight w:val="300"/>
        </w:trPr>
        <w:tc>
          <w:tcPr>
            <w:tcW w:w="4180" w:type="dxa"/>
            <w:noWrap/>
          </w:tcPr>
          <w:p w14:paraId="4945A79B" w14:textId="43652E2D" w:rsidR="00CD48C6" w:rsidRDefault="00CD48C6" w:rsidP="00A94B63">
            <w:r>
              <w:t>orCust3</w:t>
            </w:r>
          </w:p>
        </w:tc>
        <w:tc>
          <w:tcPr>
            <w:tcW w:w="4820" w:type="dxa"/>
            <w:noWrap/>
          </w:tcPr>
          <w:p w14:paraId="103BC91E" w14:textId="3C4B0846" w:rsidR="00CD48C6" w:rsidRPr="00CD48C6" w:rsidRDefault="00CD48C6" w:rsidP="00A94B63">
            <w:r>
              <w:t>UserDefined3</w:t>
            </w:r>
          </w:p>
        </w:tc>
      </w:tr>
      <w:tr w:rsidR="00CD48C6" w:rsidRPr="00A94B63" w14:paraId="7C8AED87" w14:textId="77777777" w:rsidTr="00A94B63">
        <w:trPr>
          <w:trHeight w:val="300"/>
        </w:trPr>
        <w:tc>
          <w:tcPr>
            <w:tcW w:w="4180" w:type="dxa"/>
            <w:noWrap/>
          </w:tcPr>
          <w:p w14:paraId="642513C7" w14:textId="513A13C7" w:rsidR="00CD48C6" w:rsidRDefault="00CD48C6" w:rsidP="00A94B63">
            <w:r>
              <w:t>orCust4</w:t>
            </w:r>
          </w:p>
        </w:tc>
        <w:tc>
          <w:tcPr>
            <w:tcW w:w="4820" w:type="dxa"/>
            <w:noWrap/>
          </w:tcPr>
          <w:p w14:paraId="7D749527" w14:textId="1B0D54D2" w:rsidR="00CD48C6" w:rsidRPr="00CD48C6" w:rsidRDefault="00CD48C6" w:rsidP="00A94B63">
            <w:r>
              <w:t>UserDefined4</w:t>
            </w:r>
          </w:p>
        </w:tc>
      </w:tr>
      <w:tr w:rsidR="00CD48C6" w:rsidRPr="00A94B63" w14:paraId="72F3FF87" w14:textId="77777777" w:rsidTr="00A94B63">
        <w:trPr>
          <w:trHeight w:val="300"/>
        </w:trPr>
        <w:tc>
          <w:tcPr>
            <w:tcW w:w="4180" w:type="dxa"/>
            <w:noWrap/>
          </w:tcPr>
          <w:p w14:paraId="2B583007" w14:textId="3EBFA942" w:rsidR="00CD48C6" w:rsidRDefault="00CD48C6" w:rsidP="00A94B63">
            <w:r>
              <w:t>orCust5</w:t>
            </w:r>
          </w:p>
        </w:tc>
        <w:tc>
          <w:tcPr>
            <w:tcW w:w="4820" w:type="dxa"/>
            <w:noWrap/>
          </w:tcPr>
          <w:p w14:paraId="7137563B" w14:textId="071DBA50" w:rsidR="00CD48C6" w:rsidRPr="00CD48C6" w:rsidRDefault="00CD48C6" w:rsidP="00A94B63">
            <w:r>
              <w:t>UserDefined5</w:t>
            </w:r>
          </w:p>
        </w:tc>
      </w:tr>
      <w:tr w:rsidR="00CD48C6" w:rsidRPr="00A94B63" w14:paraId="4A1FBE62" w14:textId="77777777" w:rsidTr="00A94B63">
        <w:trPr>
          <w:trHeight w:val="300"/>
        </w:trPr>
        <w:tc>
          <w:tcPr>
            <w:tcW w:w="4180" w:type="dxa"/>
            <w:noWrap/>
          </w:tcPr>
          <w:p w14:paraId="45A97B96" w14:textId="430B5F1C" w:rsidR="00CD48C6" w:rsidRDefault="00CD48C6" w:rsidP="00A94B63">
            <w:r>
              <w:t>orCust6</w:t>
            </w:r>
          </w:p>
        </w:tc>
        <w:tc>
          <w:tcPr>
            <w:tcW w:w="4820" w:type="dxa"/>
            <w:noWrap/>
          </w:tcPr>
          <w:p w14:paraId="11F6F4F3" w14:textId="5FE35F0D" w:rsidR="00CD48C6" w:rsidRPr="00CD48C6" w:rsidRDefault="00CD48C6" w:rsidP="00A94B63">
            <w:r>
              <w:t>UserDefinedDate1</w:t>
            </w:r>
          </w:p>
        </w:tc>
      </w:tr>
      <w:tr w:rsidR="00CD48C6" w:rsidRPr="00A94B63" w14:paraId="4ADD8E6E" w14:textId="77777777" w:rsidTr="00A94B63">
        <w:trPr>
          <w:trHeight w:val="300"/>
        </w:trPr>
        <w:tc>
          <w:tcPr>
            <w:tcW w:w="4180" w:type="dxa"/>
            <w:noWrap/>
          </w:tcPr>
          <w:p w14:paraId="31A9F14B" w14:textId="1F76F748" w:rsidR="00CD48C6" w:rsidRDefault="00CD48C6" w:rsidP="00A94B63">
            <w:r>
              <w:lastRenderedPageBreak/>
              <w:t>orCust7</w:t>
            </w:r>
          </w:p>
        </w:tc>
        <w:tc>
          <w:tcPr>
            <w:tcW w:w="4820" w:type="dxa"/>
            <w:noWrap/>
          </w:tcPr>
          <w:p w14:paraId="5F9AA5F5" w14:textId="0425E044" w:rsidR="00CD48C6" w:rsidRPr="00CD48C6" w:rsidRDefault="00CD48C6" w:rsidP="00A94B63">
            <w:r>
              <w:t>UserDefinedDate2</w:t>
            </w:r>
          </w:p>
        </w:tc>
      </w:tr>
      <w:tr w:rsidR="00CD48C6" w:rsidRPr="00A94B63" w14:paraId="37788E10" w14:textId="77777777" w:rsidTr="00A94B63">
        <w:trPr>
          <w:trHeight w:val="300"/>
        </w:trPr>
        <w:tc>
          <w:tcPr>
            <w:tcW w:w="4180" w:type="dxa"/>
            <w:noWrap/>
          </w:tcPr>
          <w:p w14:paraId="10FC4DAB" w14:textId="4BCC9806" w:rsidR="00CD48C6" w:rsidRDefault="00CD48C6" w:rsidP="00A94B63">
            <w:r>
              <w:t>orCust8</w:t>
            </w:r>
          </w:p>
        </w:tc>
        <w:tc>
          <w:tcPr>
            <w:tcW w:w="4820" w:type="dxa"/>
            <w:noWrap/>
          </w:tcPr>
          <w:p w14:paraId="3A3C543D" w14:textId="0CD922D2" w:rsidR="00CD48C6" w:rsidRPr="00CD48C6" w:rsidRDefault="00CD48C6" w:rsidP="00A94B63">
            <w:r>
              <w:t>UserDefinedTable1</w:t>
            </w:r>
          </w:p>
        </w:tc>
      </w:tr>
      <w:tr w:rsidR="00CD48C6" w:rsidRPr="00A94B63" w14:paraId="5C8B0E3A" w14:textId="77777777" w:rsidTr="00A94B63">
        <w:trPr>
          <w:trHeight w:val="300"/>
        </w:trPr>
        <w:tc>
          <w:tcPr>
            <w:tcW w:w="4180" w:type="dxa"/>
            <w:noWrap/>
          </w:tcPr>
          <w:p w14:paraId="460800B8" w14:textId="699D9D9A" w:rsidR="00CD48C6" w:rsidRDefault="00CD48C6" w:rsidP="00A94B63">
            <w:r>
              <w:t>orCust9</w:t>
            </w:r>
          </w:p>
        </w:tc>
        <w:tc>
          <w:tcPr>
            <w:tcW w:w="4820" w:type="dxa"/>
            <w:noWrap/>
          </w:tcPr>
          <w:p w14:paraId="3C1068A3" w14:textId="29B9DD1F" w:rsidR="00CD48C6" w:rsidRPr="00CD48C6" w:rsidRDefault="00CD48C6" w:rsidP="00A94B63">
            <w:r>
              <w:t>UserDefinedTable2</w:t>
            </w:r>
          </w:p>
        </w:tc>
      </w:tr>
      <w:tr w:rsidR="00CD48C6" w:rsidRPr="00A94B63" w14:paraId="707E0A00" w14:textId="77777777" w:rsidTr="00A94B63">
        <w:trPr>
          <w:trHeight w:val="300"/>
        </w:trPr>
        <w:tc>
          <w:tcPr>
            <w:tcW w:w="4180" w:type="dxa"/>
            <w:noWrap/>
          </w:tcPr>
          <w:p w14:paraId="0F26AEAB" w14:textId="3A1D80E4" w:rsidR="00CD48C6" w:rsidRDefault="00CD48C6" w:rsidP="00A94B63">
            <w:r>
              <w:t>orCust10</w:t>
            </w:r>
          </w:p>
        </w:tc>
        <w:tc>
          <w:tcPr>
            <w:tcW w:w="4820" w:type="dxa"/>
            <w:noWrap/>
          </w:tcPr>
          <w:p w14:paraId="5A0798CE" w14:textId="05A05837" w:rsidR="00CD48C6" w:rsidRPr="00CD48C6" w:rsidRDefault="00CD48C6" w:rsidP="00A94B63">
            <w:r>
              <w:t>UserDefinedTable3</w:t>
            </w:r>
          </w:p>
        </w:tc>
      </w:tr>
      <w:tr w:rsidR="00CD48C6" w:rsidRPr="00A94B63" w14:paraId="702177C3" w14:textId="77777777" w:rsidTr="00A94B63">
        <w:trPr>
          <w:trHeight w:val="300"/>
        </w:trPr>
        <w:tc>
          <w:tcPr>
            <w:tcW w:w="4180" w:type="dxa"/>
            <w:noWrap/>
          </w:tcPr>
          <w:p w14:paraId="1E548098" w14:textId="2E1C405A" w:rsidR="00CD48C6" w:rsidRDefault="00CD48C6" w:rsidP="00A94B63">
            <w:r>
              <w:t>orCust11</w:t>
            </w:r>
          </w:p>
        </w:tc>
        <w:tc>
          <w:tcPr>
            <w:tcW w:w="4820" w:type="dxa"/>
            <w:noWrap/>
          </w:tcPr>
          <w:p w14:paraId="2AD608EF" w14:textId="0513E915" w:rsidR="00CD48C6" w:rsidRPr="00CD48C6" w:rsidRDefault="00CD48C6" w:rsidP="00A94B63">
            <w:proofErr w:type="spellStart"/>
            <w:r>
              <w:t>PrimaryBillToAddressCode</w:t>
            </w:r>
            <w:proofErr w:type="spellEnd"/>
          </w:p>
        </w:tc>
      </w:tr>
      <w:tr w:rsidR="00CD48C6" w:rsidRPr="00A94B63" w14:paraId="6E41B445" w14:textId="77777777" w:rsidTr="00A94B63">
        <w:trPr>
          <w:trHeight w:val="300"/>
        </w:trPr>
        <w:tc>
          <w:tcPr>
            <w:tcW w:w="4180" w:type="dxa"/>
            <w:noWrap/>
          </w:tcPr>
          <w:p w14:paraId="250D81BF" w14:textId="07D7C386" w:rsidR="00CD48C6" w:rsidRDefault="00CD48C6" w:rsidP="00A94B63">
            <w:r>
              <w:t>orCust12</w:t>
            </w:r>
          </w:p>
        </w:tc>
        <w:tc>
          <w:tcPr>
            <w:tcW w:w="4820" w:type="dxa"/>
            <w:noWrap/>
          </w:tcPr>
          <w:p w14:paraId="12374AEA" w14:textId="491F8EA9" w:rsidR="00CD48C6" w:rsidRPr="00CD48C6" w:rsidRDefault="00CD48C6" w:rsidP="00A94B63">
            <w:proofErr w:type="spellStart"/>
            <w:r>
              <w:t>PrimaryShipToAddressCode</w:t>
            </w:r>
            <w:proofErr w:type="spellEnd"/>
          </w:p>
        </w:tc>
      </w:tr>
      <w:tr w:rsidR="00CD48C6" w:rsidRPr="00A94B63" w14:paraId="7155B34A" w14:textId="77777777" w:rsidTr="00A94B63">
        <w:trPr>
          <w:trHeight w:val="300"/>
        </w:trPr>
        <w:tc>
          <w:tcPr>
            <w:tcW w:w="4180" w:type="dxa"/>
            <w:noWrap/>
          </w:tcPr>
          <w:p w14:paraId="651B62AC" w14:textId="5013EB57" w:rsidR="00CD48C6" w:rsidRDefault="00CD48C6" w:rsidP="00A94B63">
            <w:r>
              <w:t>orCust13</w:t>
            </w:r>
          </w:p>
        </w:tc>
        <w:tc>
          <w:tcPr>
            <w:tcW w:w="4820" w:type="dxa"/>
            <w:noWrap/>
          </w:tcPr>
          <w:p w14:paraId="66A55FB6" w14:textId="3D051077" w:rsidR="00CD48C6" w:rsidRPr="00CD48C6" w:rsidRDefault="00CD48C6" w:rsidP="00A94B63">
            <w:proofErr w:type="spellStart"/>
            <w:r>
              <w:t>TaxRegistrationNumber</w:t>
            </w:r>
            <w:proofErr w:type="spellEnd"/>
          </w:p>
        </w:tc>
      </w:tr>
      <w:tr w:rsidR="00CD48C6" w:rsidRPr="00A94B63" w14:paraId="7ECDA083" w14:textId="77777777" w:rsidTr="00A94B63">
        <w:trPr>
          <w:trHeight w:val="300"/>
        </w:trPr>
        <w:tc>
          <w:tcPr>
            <w:tcW w:w="4180" w:type="dxa"/>
            <w:noWrap/>
          </w:tcPr>
          <w:p w14:paraId="7B28E4B8" w14:textId="26053127" w:rsidR="00CD48C6" w:rsidRDefault="00CD48C6" w:rsidP="00A94B63">
            <w:r>
              <w:t>orCust14</w:t>
            </w:r>
          </w:p>
        </w:tc>
        <w:tc>
          <w:tcPr>
            <w:tcW w:w="4820" w:type="dxa"/>
            <w:noWrap/>
          </w:tcPr>
          <w:p w14:paraId="6ADB6C10" w14:textId="4D585BA0" w:rsidR="00CD48C6" w:rsidRPr="00CD48C6" w:rsidRDefault="00CD48C6" w:rsidP="00A94B63">
            <w:r>
              <w:t>TaxExempt1</w:t>
            </w:r>
          </w:p>
        </w:tc>
      </w:tr>
      <w:tr w:rsidR="00CD48C6" w:rsidRPr="00A94B63" w14:paraId="0B3E7F13" w14:textId="77777777" w:rsidTr="00A94B63">
        <w:trPr>
          <w:trHeight w:val="300"/>
        </w:trPr>
        <w:tc>
          <w:tcPr>
            <w:tcW w:w="4180" w:type="dxa"/>
            <w:noWrap/>
          </w:tcPr>
          <w:p w14:paraId="0DD07ADC" w14:textId="40EB37F7" w:rsidR="00CD48C6" w:rsidRDefault="00CD48C6" w:rsidP="00A94B63">
            <w:r>
              <w:t>orCust15</w:t>
            </w:r>
          </w:p>
        </w:tc>
        <w:tc>
          <w:tcPr>
            <w:tcW w:w="4820" w:type="dxa"/>
            <w:noWrap/>
          </w:tcPr>
          <w:p w14:paraId="12060019" w14:textId="59F1E4C7" w:rsidR="00CD48C6" w:rsidRPr="00CD48C6" w:rsidRDefault="00CD48C6" w:rsidP="00A94B63">
            <w:r>
              <w:t>TaxExempt2</w:t>
            </w:r>
          </w:p>
        </w:tc>
      </w:tr>
      <w:tr w:rsidR="00CD48C6" w:rsidRPr="00A94B63" w14:paraId="4935147B" w14:textId="77777777" w:rsidTr="00A94B63">
        <w:trPr>
          <w:trHeight w:val="300"/>
        </w:trPr>
        <w:tc>
          <w:tcPr>
            <w:tcW w:w="4180" w:type="dxa"/>
            <w:noWrap/>
          </w:tcPr>
          <w:p w14:paraId="5BE087ED" w14:textId="6B0D67B5" w:rsidR="00CD48C6" w:rsidRDefault="00CD48C6" w:rsidP="00A94B63">
            <w:r>
              <w:t>orCust16</w:t>
            </w:r>
          </w:p>
        </w:tc>
        <w:tc>
          <w:tcPr>
            <w:tcW w:w="4820" w:type="dxa"/>
            <w:noWrap/>
          </w:tcPr>
          <w:p w14:paraId="4FCB66D7" w14:textId="7CD2F4EB" w:rsidR="00CD48C6" w:rsidRPr="00CD48C6" w:rsidRDefault="00CD48C6" w:rsidP="00A94B63">
            <w:r>
              <w:t>Customer.Comment1</w:t>
            </w:r>
          </w:p>
        </w:tc>
      </w:tr>
      <w:tr w:rsidR="00CD48C6" w:rsidRPr="00A94B63" w14:paraId="7343BFCB" w14:textId="77777777" w:rsidTr="00A94B63">
        <w:trPr>
          <w:trHeight w:val="300"/>
        </w:trPr>
        <w:tc>
          <w:tcPr>
            <w:tcW w:w="4180" w:type="dxa"/>
            <w:noWrap/>
          </w:tcPr>
          <w:p w14:paraId="20CD32B5" w14:textId="73C7D33B" w:rsidR="00CD48C6" w:rsidRDefault="00CD48C6" w:rsidP="00A94B63">
            <w:r>
              <w:t>orCust17</w:t>
            </w:r>
          </w:p>
        </w:tc>
        <w:tc>
          <w:tcPr>
            <w:tcW w:w="4820" w:type="dxa"/>
            <w:noWrap/>
          </w:tcPr>
          <w:p w14:paraId="7B1F1A60" w14:textId="48A44031" w:rsidR="00CD48C6" w:rsidRPr="00CD48C6" w:rsidRDefault="00CD48C6" w:rsidP="00A94B63">
            <w:r>
              <w:t>Customer.Comment2</w:t>
            </w:r>
          </w:p>
        </w:tc>
      </w:tr>
      <w:tr w:rsidR="00EA3F38" w:rsidRPr="00402C78" w14:paraId="26B1E504" w14:textId="77777777" w:rsidTr="00A94B63">
        <w:trPr>
          <w:trHeight w:val="300"/>
        </w:trPr>
        <w:tc>
          <w:tcPr>
            <w:tcW w:w="4180" w:type="dxa"/>
            <w:noWrap/>
          </w:tcPr>
          <w:p w14:paraId="784F0F4F" w14:textId="02A801F7" w:rsidR="00EA3F38" w:rsidRPr="00402C78" w:rsidRDefault="00EA3F38" w:rsidP="00A94B63">
            <w:r w:rsidRPr="00402C78">
              <w:t>orCust18</w:t>
            </w:r>
          </w:p>
        </w:tc>
        <w:tc>
          <w:tcPr>
            <w:tcW w:w="4820" w:type="dxa"/>
            <w:noWrap/>
          </w:tcPr>
          <w:p w14:paraId="0C0B4064" w14:textId="4F415235" w:rsidR="00EA3F38" w:rsidRPr="00402C78" w:rsidRDefault="00EA3F38" w:rsidP="00A94B63">
            <w:proofErr w:type="spellStart"/>
            <w:r w:rsidRPr="00402C78">
              <w:t>Shippingmethod</w:t>
            </w:r>
            <w:proofErr w:type="spellEnd"/>
          </w:p>
        </w:tc>
      </w:tr>
      <w:tr w:rsidR="006F60C9" w:rsidRPr="00402C78" w14:paraId="34BB57E7" w14:textId="77777777" w:rsidTr="00A94B63">
        <w:trPr>
          <w:trHeight w:val="300"/>
        </w:trPr>
        <w:tc>
          <w:tcPr>
            <w:tcW w:w="4180" w:type="dxa"/>
            <w:noWrap/>
          </w:tcPr>
          <w:p w14:paraId="2D769A36" w14:textId="3CAA5429" w:rsidR="006F60C9" w:rsidRPr="00402C78" w:rsidRDefault="006F60C9" w:rsidP="00A94B63">
            <w:r>
              <w:t>orCust19</w:t>
            </w:r>
          </w:p>
        </w:tc>
        <w:tc>
          <w:tcPr>
            <w:tcW w:w="4820" w:type="dxa"/>
            <w:noWrap/>
          </w:tcPr>
          <w:p w14:paraId="3A06DF90" w14:textId="10D3F1B1" w:rsidR="006F60C9" w:rsidRPr="00402C78" w:rsidRDefault="006F60C9" w:rsidP="00A94B63">
            <w:r>
              <w:t>Comment1</w:t>
            </w:r>
          </w:p>
        </w:tc>
      </w:tr>
      <w:tr w:rsidR="006F60C9" w:rsidRPr="00402C78" w14:paraId="12225F21" w14:textId="77777777" w:rsidTr="00A94B63">
        <w:trPr>
          <w:trHeight w:val="300"/>
        </w:trPr>
        <w:tc>
          <w:tcPr>
            <w:tcW w:w="4180" w:type="dxa"/>
            <w:noWrap/>
          </w:tcPr>
          <w:p w14:paraId="489AB52B" w14:textId="5A20DAB4" w:rsidR="006F60C9" w:rsidRDefault="006F60C9" w:rsidP="00A94B63">
            <w:r>
              <w:t>orCust20</w:t>
            </w:r>
          </w:p>
        </w:tc>
        <w:tc>
          <w:tcPr>
            <w:tcW w:w="4820" w:type="dxa"/>
            <w:noWrap/>
          </w:tcPr>
          <w:p w14:paraId="72250AF5" w14:textId="24D65D2E" w:rsidR="006F60C9" w:rsidRDefault="006F60C9" w:rsidP="00A94B63">
            <w:r>
              <w:t>Comment2</w:t>
            </w:r>
          </w:p>
        </w:tc>
      </w:tr>
      <w:tr w:rsidR="006F60C9" w:rsidRPr="00402C78" w14:paraId="53318EF4" w14:textId="77777777" w:rsidTr="00A94B63">
        <w:trPr>
          <w:trHeight w:val="300"/>
        </w:trPr>
        <w:tc>
          <w:tcPr>
            <w:tcW w:w="4180" w:type="dxa"/>
            <w:noWrap/>
          </w:tcPr>
          <w:p w14:paraId="354BC22B" w14:textId="3A4EC8CD" w:rsidR="006F60C9" w:rsidRDefault="006F60C9" w:rsidP="00A94B63">
            <w:r>
              <w:t>orCust21</w:t>
            </w:r>
          </w:p>
        </w:tc>
        <w:tc>
          <w:tcPr>
            <w:tcW w:w="4820" w:type="dxa"/>
            <w:noWrap/>
          </w:tcPr>
          <w:p w14:paraId="3664C6F6" w14:textId="58113A5A" w:rsidR="006F60C9" w:rsidRDefault="006F60C9" w:rsidP="00A94B63">
            <w:r>
              <w:t>Comment3</w:t>
            </w:r>
          </w:p>
        </w:tc>
      </w:tr>
      <w:tr w:rsidR="006F60C9" w:rsidRPr="00402C78" w14:paraId="197C44E9" w14:textId="77777777" w:rsidTr="00A94B63">
        <w:trPr>
          <w:trHeight w:val="300"/>
        </w:trPr>
        <w:tc>
          <w:tcPr>
            <w:tcW w:w="4180" w:type="dxa"/>
            <w:noWrap/>
          </w:tcPr>
          <w:p w14:paraId="222E0685" w14:textId="09EFC0DF" w:rsidR="006F60C9" w:rsidRDefault="006F60C9" w:rsidP="00A94B63">
            <w:r>
              <w:t>orCust22</w:t>
            </w:r>
          </w:p>
        </w:tc>
        <w:tc>
          <w:tcPr>
            <w:tcW w:w="4820" w:type="dxa"/>
            <w:noWrap/>
          </w:tcPr>
          <w:p w14:paraId="5ABCD676" w14:textId="6C586C90" w:rsidR="006F60C9" w:rsidRDefault="006F60C9" w:rsidP="00A94B63">
            <w:r>
              <w:t>Comment4</w:t>
            </w:r>
          </w:p>
        </w:tc>
      </w:tr>
      <w:tr w:rsidR="006F60C9" w:rsidRPr="00402C78" w14:paraId="2847A32D" w14:textId="77777777" w:rsidTr="00A94B63">
        <w:trPr>
          <w:trHeight w:val="300"/>
        </w:trPr>
        <w:tc>
          <w:tcPr>
            <w:tcW w:w="4180" w:type="dxa"/>
            <w:noWrap/>
          </w:tcPr>
          <w:p w14:paraId="37279627" w14:textId="56B96CF0" w:rsidR="006F60C9" w:rsidRDefault="006F60C9" w:rsidP="00A94B63">
            <w:r>
              <w:t>orCust23</w:t>
            </w:r>
          </w:p>
        </w:tc>
        <w:tc>
          <w:tcPr>
            <w:tcW w:w="4820" w:type="dxa"/>
            <w:noWrap/>
          </w:tcPr>
          <w:p w14:paraId="04B82A9E" w14:textId="6A7013E4" w:rsidR="006F60C9" w:rsidRDefault="006F60C9" w:rsidP="00A94B63">
            <w:r>
              <w:t>Notes (SOP Document)</w:t>
            </w:r>
          </w:p>
        </w:tc>
      </w:tr>
      <w:tr w:rsidR="006F60C9" w:rsidRPr="00402C78" w14:paraId="10D673A9" w14:textId="77777777" w:rsidTr="00A94B63">
        <w:trPr>
          <w:trHeight w:val="300"/>
        </w:trPr>
        <w:tc>
          <w:tcPr>
            <w:tcW w:w="4180" w:type="dxa"/>
            <w:noWrap/>
          </w:tcPr>
          <w:p w14:paraId="705A9062" w14:textId="466EC873" w:rsidR="006F60C9" w:rsidRDefault="006F60C9" w:rsidP="00A94B63">
            <w:r>
              <w:t>orCust24</w:t>
            </w:r>
          </w:p>
        </w:tc>
        <w:tc>
          <w:tcPr>
            <w:tcW w:w="4820" w:type="dxa"/>
            <w:noWrap/>
          </w:tcPr>
          <w:p w14:paraId="5D61ED38" w14:textId="23C4B765" w:rsidR="006F60C9" w:rsidRDefault="006F60C9" w:rsidP="00A94B63">
            <w:r>
              <w:t>Notes (Comment Record)</w:t>
            </w:r>
          </w:p>
        </w:tc>
      </w:tr>
    </w:tbl>
    <w:p w14:paraId="289F6BCC" w14:textId="77777777" w:rsidR="00A94B63" w:rsidRPr="00A94B63" w:rsidRDefault="00A94B63" w:rsidP="00A94B63">
      <w:pPr>
        <w:ind w:firstLine="720"/>
      </w:pPr>
    </w:p>
    <w:p w14:paraId="1632DC1A" w14:textId="7B4409FF" w:rsidR="00943CB7" w:rsidRDefault="00943CB7" w:rsidP="00943CB7">
      <w:pPr>
        <w:ind w:firstLine="720"/>
      </w:pPr>
      <w:r>
        <w:t>Line</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943CB7" w14:paraId="0B5DD006" w14:textId="77777777" w:rsidTr="00943CB7">
        <w:tc>
          <w:tcPr>
            <w:tcW w:w="4180" w:type="dxa"/>
            <w:shd w:val="clear" w:color="auto" w:fill="EDEDED" w:themeFill="accent3" w:themeFillTint="33"/>
          </w:tcPr>
          <w:p w14:paraId="3832915C" w14:textId="77777777" w:rsidR="00943CB7" w:rsidRPr="00136E04" w:rsidRDefault="00943CB7" w:rsidP="00130E62">
            <w:pPr>
              <w:pStyle w:val="ListParagraph"/>
              <w:ind w:left="0"/>
              <w:rPr>
                <w:b/>
              </w:rPr>
            </w:pPr>
            <w:r>
              <w:rPr>
                <w:b/>
              </w:rPr>
              <w:t>Powerhouse Field</w:t>
            </w:r>
          </w:p>
        </w:tc>
        <w:tc>
          <w:tcPr>
            <w:tcW w:w="4820" w:type="dxa"/>
            <w:shd w:val="clear" w:color="auto" w:fill="EDEDED" w:themeFill="accent3" w:themeFillTint="33"/>
          </w:tcPr>
          <w:p w14:paraId="06FF4DF1" w14:textId="77777777" w:rsidR="00943CB7" w:rsidRPr="00136E04" w:rsidRDefault="00943CB7" w:rsidP="00130E62">
            <w:pPr>
              <w:pStyle w:val="ListParagraph"/>
              <w:ind w:left="0"/>
              <w:rPr>
                <w:b/>
              </w:rPr>
            </w:pPr>
            <w:r>
              <w:rPr>
                <w:b/>
              </w:rPr>
              <w:t>Dynamics GP Field / Default Value</w:t>
            </w:r>
          </w:p>
        </w:tc>
      </w:tr>
      <w:tr w:rsidR="00943CB7" w:rsidRPr="00943CB7" w14:paraId="3C00AFE1" w14:textId="77777777" w:rsidTr="00943CB7">
        <w:trPr>
          <w:trHeight w:val="300"/>
        </w:trPr>
        <w:tc>
          <w:tcPr>
            <w:tcW w:w="4180" w:type="dxa"/>
            <w:noWrap/>
            <w:hideMark/>
          </w:tcPr>
          <w:p w14:paraId="3F3AFC4B"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hostline</w:t>
            </w:r>
            <w:proofErr w:type="spellEnd"/>
          </w:p>
        </w:tc>
        <w:tc>
          <w:tcPr>
            <w:tcW w:w="4820" w:type="dxa"/>
            <w:noWrap/>
            <w:hideMark/>
          </w:tcPr>
          <w:p w14:paraId="54EDA5DB"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lineitemsequence</w:t>
            </w:r>
            <w:proofErr w:type="spellEnd"/>
          </w:p>
        </w:tc>
      </w:tr>
      <w:tr w:rsidR="00943CB7" w:rsidRPr="00943CB7" w14:paraId="05F36E51" w14:textId="77777777" w:rsidTr="00943CB7">
        <w:trPr>
          <w:trHeight w:val="300"/>
        </w:trPr>
        <w:tc>
          <w:tcPr>
            <w:tcW w:w="4180" w:type="dxa"/>
            <w:noWrap/>
            <w:hideMark/>
          </w:tcPr>
          <w:p w14:paraId="0168251B" w14:textId="77777777" w:rsidR="00943CB7" w:rsidRPr="00943CB7" w:rsidRDefault="00943CB7" w:rsidP="00943CB7">
            <w:pPr>
              <w:rPr>
                <w:rFonts w:ascii="Calibri" w:eastAsia="Times New Roman" w:hAnsi="Calibri" w:cs="Calibri"/>
                <w:color w:val="000000"/>
                <w:lang w:eastAsia="en-PH"/>
              </w:rPr>
            </w:pPr>
            <w:r w:rsidRPr="00943CB7">
              <w:rPr>
                <w:rFonts w:ascii="Calibri" w:eastAsia="Times New Roman" w:hAnsi="Calibri" w:cs="Calibri"/>
                <w:color w:val="000000"/>
                <w:lang w:eastAsia="en-PH"/>
              </w:rPr>
              <w:t>hostid1</w:t>
            </w:r>
          </w:p>
        </w:tc>
        <w:tc>
          <w:tcPr>
            <w:tcW w:w="4820" w:type="dxa"/>
            <w:noWrap/>
            <w:hideMark/>
          </w:tcPr>
          <w:p w14:paraId="13643289"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componentsequence</w:t>
            </w:r>
            <w:proofErr w:type="spellEnd"/>
          </w:p>
        </w:tc>
      </w:tr>
      <w:tr w:rsidR="00943CB7" w:rsidRPr="00943CB7" w14:paraId="303ED48C" w14:textId="77777777" w:rsidTr="00943CB7">
        <w:trPr>
          <w:trHeight w:val="300"/>
        </w:trPr>
        <w:tc>
          <w:tcPr>
            <w:tcW w:w="4180" w:type="dxa"/>
            <w:noWrap/>
            <w:hideMark/>
          </w:tcPr>
          <w:p w14:paraId="66DBCF69"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itemid</w:t>
            </w:r>
            <w:proofErr w:type="spellEnd"/>
          </w:p>
        </w:tc>
        <w:tc>
          <w:tcPr>
            <w:tcW w:w="4820" w:type="dxa"/>
            <w:noWrap/>
            <w:hideMark/>
          </w:tcPr>
          <w:p w14:paraId="19B0D743"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itemnumber</w:t>
            </w:r>
            <w:proofErr w:type="spellEnd"/>
          </w:p>
        </w:tc>
      </w:tr>
      <w:tr w:rsidR="00943CB7" w:rsidRPr="00943CB7" w14:paraId="250FE420" w14:textId="77777777" w:rsidTr="00943CB7">
        <w:trPr>
          <w:trHeight w:val="300"/>
        </w:trPr>
        <w:tc>
          <w:tcPr>
            <w:tcW w:w="4180" w:type="dxa"/>
            <w:noWrap/>
            <w:hideMark/>
          </w:tcPr>
          <w:p w14:paraId="756CC2F7"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custitemid</w:t>
            </w:r>
            <w:proofErr w:type="spellEnd"/>
          </w:p>
        </w:tc>
        <w:tc>
          <w:tcPr>
            <w:tcW w:w="4820" w:type="dxa"/>
            <w:noWrap/>
            <w:hideMark/>
          </w:tcPr>
          <w:p w14:paraId="68808234"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customeritem</w:t>
            </w:r>
            <w:proofErr w:type="spellEnd"/>
          </w:p>
        </w:tc>
      </w:tr>
      <w:tr w:rsidR="00943CB7" w:rsidRPr="00943CB7" w14:paraId="3B163BED" w14:textId="77777777" w:rsidTr="00943CB7">
        <w:trPr>
          <w:trHeight w:val="300"/>
        </w:trPr>
        <w:tc>
          <w:tcPr>
            <w:tcW w:w="4180" w:type="dxa"/>
            <w:noWrap/>
            <w:hideMark/>
          </w:tcPr>
          <w:p w14:paraId="6DAF744B"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orderline</w:t>
            </w:r>
            <w:proofErr w:type="spellEnd"/>
          </w:p>
        </w:tc>
        <w:tc>
          <w:tcPr>
            <w:tcW w:w="4820" w:type="dxa"/>
            <w:noWrap/>
            <w:hideMark/>
          </w:tcPr>
          <w:p w14:paraId="7F0D44D3"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lineitemsequence</w:t>
            </w:r>
            <w:proofErr w:type="spellEnd"/>
          </w:p>
        </w:tc>
      </w:tr>
      <w:tr w:rsidR="00943CB7" w:rsidRPr="00943CB7" w14:paraId="79E77DB8" w14:textId="77777777" w:rsidTr="00943CB7">
        <w:trPr>
          <w:trHeight w:val="300"/>
        </w:trPr>
        <w:tc>
          <w:tcPr>
            <w:tcW w:w="4180" w:type="dxa"/>
            <w:noWrap/>
            <w:hideMark/>
          </w:tcPr>
          <w:p w14:paraId="5F05D4E1"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orderlinespecified</w:t>
            </w:r>
            <w:proofErr w:type="spellEnd"/>
          </w:p>
        </w:tc>
        <w:tc>
          <w:tcPr>
            <w:tcW w:w="4820" w:type="dxa"/>
            <w:noWrap/>
            <w:hideMark/>
          </w:tcPr>
          <w:p w14:paraId="7DC49726" w14:textId="77777777" w:rsidR="00943CB7" w:rsidRPr="00943CB7" w:rsidRDefault="00943CB7" w:rsidP="00943CB7">
            <w:pPr>
              <w:jc w:val="center"/>
              <w:rPr>
                <w:rFonts w:ascii="Calibri" w:eastAsia="Times New Roman" w:hAnsi="Calibri" w:cs="Calibri"/>
                <w:color w:val="000000"/>
                <w:lang w:eastAsia="en-PH"/>
              </w:rPr>
            </w:pPr>
            <w:r w:rsidRPr="00943CB7">
              <w:rPr>
                <w:rFonts w:ascii="Calibri" w:eastAsia="Times New Roman" w:hAnsi="Calibri" w:cs="Calibri"/>
                <w:color w:val="000000"/>
                <w:lang w:eastAsia="en-PH"/>
              </w:rPr>
              <w:t>TRUE</w:t>
            </w:r>
          </w:p>
        </w:tc>
      </w:tr>
      <w:tr w:rsidR="00943CB7" w:rsidRPr="00943CB7" w14:paraId="3BFBED09" w14:textId="77777777" w:rsidTr="00943CB7">
        <w:trPr>
          <w:trHeight w:val="300"/>
        </w:trPr>
        <w:tc>
          <w:tcPr>
            <w:tcW w:w="4180" w:type="dxa"/>
            <w:noWrap/>
            <w:hideMark/>
          </w:tcPr>
          <w:p w14:paraId="40CEF1DB"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piecesOrdered</w:t>
            </w:r>
            <w:proofErr w:type="spellEnd"/>
          </w:p>
        </w:tc>
        <w:tc>
          <w:tcPr>
            <w:tcW w:w="4820" w:type="dxa"/>
            <w:noWrap/>
            <w:hideMark/>
          </w:tcPr>
          <w:p w14:paraId="5E213BB1" w14:textId="77777777" w:rsidR="00943CB7" w:rsidRPr="00943CB7" w:rsidRDefault="00943CB7" w:rsidP="00943CB7">
            <w:pPr>
              <w:rPr>
                <w:rFonts w:ascii="Calibri" w:eastAsia="Times New Roman" w:hAnsi="Calibri" w:cs="Calibri"/>
                <w:color w:val="000000"/>
                <w:lang w:eastAsia="en-PH"/>
              </w:rPr>
            </w:pPr>
            <w:r w:rsidRPr="00943CB7">
              <w:rPr>
                <w:rFonts w:ascii="Calibri" w:eastAsia="Times New Roman" w:hAnsi="Calibri" w:cs="Calibri"/>
                <w:color w:val="000000"/>
                <w:lang w:eastAsia="en-PH"/>
              </w:rPr>
              <w:t>(Qty-</w:t>
            </w:r>
            <w:proofErr w:type="spellStart"/>
            <w:r w:rsidRPr="00943CB7">
              <w:rPr>
                <w:rFonts w:ascii="Calibri" w:eastAsia="Times New Roman" w:hAnsi="Calibri" w:cs="Calibri"/>
                <w:color w:val="000000"/>
                <w:lang w:eastAsia="en-PH"/>
              </w:rPr>
              <w:t>QtyCancelled</w:t>
            </w:r>
            <w:proofErr w:type="spellEnd"/>
            <w:r w:rsidRPr="00943CB7">
              <w:rPr>
                <w:rFonts w:ascii="Calibri" w:eastAsia="Times New Roman" w:hAnsi="Calibri" w:cs="Calibri"/>
                <w:color w:val="000000"/>
                <w:lang w:eastAsia="en-PH"/>
              </w:rPr>
              <w:t xml:space="preserve">) * </w:t>
            </w:r>
            <w:proofErr w:type="spellStart"/>
            <w:r w:rsidRPr="00943CB7">
              <w:rPr>
                <w:rFonts w:ascii="Calibri" w:eastAsia="Times New Roman" w:hAnsi="Calibri" w:cs="Calibri"/>
                <w:color w:val="000000"/>
                <w:lang w:eastAsia="en-PH"/>
              </w:rPr>
              <w:t>QtyInBaseUoM</w:t>
            </w:r>
            <w:proofErr w:type="spellEnd"/>
          </w:p>
        </w:tc>
      </w:tr>
      <w:tr w:rsidR="00943CB7" w:rsidRPr="00943CB7" w14:paraId="4A896835" w14:textId="77777777" w:rsidTr="00943CB7">
        <w:trPr>
          <w:trHeight w:val="300"/>
        </w:trPr>
        <w:tc>
          <w:tcPr>
            <w:tcW w:w="4180" w:type="dxa"/>
            <w:noWrap/>
            <w:hideMark/>
          </w:tcPr>
          <w:p w14:paraId="4AC15626"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piecesOrderedSpecified</w:t>
            </w:r>
            <w:proofErr w:type="spellEnd"/>
          </w:p>
        </w:tc>
        <w:tc>
          <w:tcPr>
            <w:tcW w:w="4820" w:type="dxa"/>
            <w:noWrap/>
            <w:hideMark/>
          </w:tcPr>
          <w:p w14:paraId="7612CE83" w14:textId="77777777" w:rsidR="00943CB7" w:rsidRPr="00943CB7" w:rsidRDefault="00943CB7" w:rsidP="00943CB7">
            <w:pPr>
              <w:jc w:val="center"/>
              <w:rPr>
                <w:rFonts w:ascii="Calibri" w:eastAsia="Times New Roman" w:hAnsi="Calibri" w:cs="Calibri"/>
                <w:color w:val="000000"/>
                <w:lang w:eastAsia="en-PH"/>
              </w:rPr>
            </w:pPr>
            <w:r w:rsidRPr="00943CB7">
              <w:rPr>
                <w:rFonts w:ascii="Calibri" w:eastAsia="Times New Roman" w:hAnsi="Calibri" w:cs="Calibri"/>
                <w:color w:val="000000"/>
                <w:lang w:eastAsia="en-PH"/>
              </w:rPr>
              <w:t>TRUE</w:t>
            </w:r>
          </w:p>
        </w:tc>
      </w:tr>
      <w:tr w:rsidR="00943CB7" w:rsidRPr="00943CB7" w14:paraId="31096A48" w14:textId="77777777" w:rsidTr="00943CB7">
        <w:trPr>
          <w:trHeight w:val="300"/>
        </w:trPr>
        <w:tc>
          <w:tcPr>
            <w:tcW w:w="4180" w:type="dxa"/>
            <w:noWrap/>
            <w:hideMark/>
          </w:tcPr>
          <w:p w14:paraId="146F9365"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pickCompleteFlag</w:t>
            </w:r>
            <w:proofErr w:type="spellEnd"/>
          </w:p>
        </w:tc>
        <w:tc>
          <w:tcPr>
            <w:tcW w:w="4820" w:type="dxa"/>
            <w:noWrap/>
            <w:hideMark/>
          </w:tcPr>
          <w:p w14:paraId="177650E0"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Order.SHipComplete</w:t>
            </w:r>
            <w:proofErr w:type="spellEnd"/>
          </w:p>
        </w:tc>
      </w:tr>
      <w:tr w:rsidR="00943CB7" w:rsidRPr="00943CB7" w14:paraId="6C95CDD9" w14:textId="77777777" w:rsidTr="00943CB7">
        <w:trPr>
          <w:trHeight w:val="300"/>
        </w:trPr>
        <w:tc>
          <w:tcPr>
            <w:tcW w:w="4180" w:type="dxa"/>
            <w:noWrap/>
            <w:hideMark/>
          </w:tcPr>
          <w:p w14:paraId="513F1BE1"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piecesToPick</w:t>
            </w:r>
            <w:proofErr w:type="spellEnd"/>
          </w:p>
        </w:tc>
        <w:tc>
          <w:tcPr>
            <w:tcW w:w="4820" w:type="dxa"/>
            <w:noWrap/>
            <w:hideMark/>
          </w:tcPr>
          <w:p w14:paraId="7D1D6AC4" w14:textId="77777777" w:rsidR="00943CB7" w:rsidRPr="00943CB7" w:rsidRDefault="00943CB7" w:rsidP="00943CB7">
            <w:pPr>
              <w:rPr>
                <w:rFonts w:ascii="Calibri" w:eastAsia="Times New Roman" w:hAnsi="Calibri" w:cs="Calibri"/>
                <w:color w:val="000000"/>
                <w:lang w:eastAsia="en-PH"/>
              </w:rPr>
            </w:pPr>
            <w:r w:rsidRPr="00943CB7">
              <w:rPr>
                <w:rFonts w:ascii="Calibri" w:eastAsia="Times New Roman" w:hAnsi="Calibri" w:cs="Calibri"/>
                <w:color w:val="000000"/>
                <w:lang w:eastAsia="en-PH"/>
              </w:rPr>
              <w:t>either (</w:t>
            </w:r>
            <w:proofErr w:type="spellStart"/>
            <w:r w:rsidRPr="00943CB7">
              <w:rPr>
                <w:rFonts w:ascii="Calibri" w:eastAsia="Times New Roman" w:hAnsi="Calibri" w:cs="Calibri"/>
                <w:color w:val="000000"/>
                <w:lang w:eastAsia="en-PH"/>
              </w:rPr>
              <w:t>orderqty</w:t>
            </w:r>
            <w:proofErr w:type="spellEnd"/>
            <w:r w:rsidRPr="00943CB7">
              <w:rPr>
                <w:rFonts w:ascii="Calibri" w:eastAsia="Times New Roman" w:hAnsi="Calibri" w:cs="Calibri"/>
                <w:color w:val="000000"/>
                <w:lang w:eastAsia="en-PH"/>
              </w:rPr>
              <w:t xml:space="preserve"> or </w:t>
            </w:r>
            <w:proofErr w:type="spellStart"/>
            <w:r w:rsidRPr="00943CB7">
              <w:rPr>
                <w:rFonts w:ascii="Calibri" w:eastAsia="Times New Roman" w:hAnsi="Calibri" w:cs="Calibri"/>
                <w:color w:val="000000"/>
                <w:lang w:eastAsia="en-PH"/>
              </w:rPr>
              <w:t>qtyallocated</w:t>
            </w:r>
            <w:proofErr w:type="spellEnd"/>
            <w:r w:rsidRPr="00943CB7">
              <w:rPr>
                <w:rFonts w:ascii="Calibri" w:eastAsia="Times New Roman" w:hAnsi="Calibri" w:cs="Calibri"/>
                <w:color w:val="000000"/>
                <w:lang w:eastAsia="en-PH"/>
              </w:rPr>
              <w:t xml:space="preserve">) * </w:t>
            </w:r>
            <w:proofErr w:type="spellStart"/>
            <w:r w:rsidRPr="00943CB7">
              <w:rPr>
                <w:rFonts w:ascii="Calibri" w:eastAsia="Times New Roman" w:hAnsi="Calibri" w:cs="Calibri"/>
                <w:color w:val="000000"/>
                <w:lang w:eastAsia="en-PH"/>
              </w:rPr>
              <w:t>QtyInBaseUoM</w:t>
            </w:r>
            <w:proofErr w:type="spellEnd"/>
          </w:p>
        </w:tc>
      </w:tr>
      <w:tr w:rsidR="00943CB7" w:rsidRPr="00943CB7" w14:paraId="35ADD15D" w14:textId="77777777" w:rsidTr="00943CB7">
        <w:trPr>
          <w:trHeight w:val="300"/>
        </w:trPr>
        <w:tc>
          <w:tcPr>
            <w:tcW w:w="4180" w:type="dxa"/>
            <w:noWrap/>
            <w:hideMark/>
          </w:tcPr>
          <w:p w14:paraId="4A06E65B"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piecesToPickSpecified</w:t>
            </w:r>
            <w:proofErr w:type="spellEnd"/>
          </w:p>
        </w:tc>
        <w:tc>
          <w:tcPr>
            <w:tcW w:w="4820" w:type="dxa"/>
            <w:noWrap/>
            <w:hideMark/>
          </w:tcPr>
          <w:p w14:paraId="05C019E3" w14:textId="77777777" w:rsidR="00943CB7" w:rsidRPr="00943CB7" w:rsidRDefault="00943CB7" w:rsidP="00943CB7">
            <w:pPr>
              <w:jc w:val="center"/>
              <w:rPr>
                <w:rFonts w:ascii="Calibri" w:eastAsia="Times New Roman" w:hAnsi="Calibri" w:cs="Calibri"/>
                <w:color w:val="000000"/>
                <w:lang w:eastAsia="en-PH"/>
              </w:rPr>
            </w:pPr>
            <w:r w:rsidRPr="00943CB7">
              <w:rPr>
                <w:rFonts w:ascii="Calibri" w:eastAsia="Times New Roman" w:hAnsi="Calibri" w:cs="Calibri"/>
                <w:color w:val="000000"/>
                <w:lang w:eastAsia="en-PH"/>
              </w:rPr>
              <w:t>TRUE</w:t>
            </w:r>
          </w:p>
        </w:tc>
      </w:tr>
      <w:tr w:rsidR="00943CB7" w:rsidRPr="00943CB7" w14:paraId="23E80046" w14:textId="77777777" w:rsidTr="00943CB7">
        <w:trPr>
          <w:trHeight w:val="300"/>
        </w:trPr>
        <w:tc>
          <w:tcPr>
            <w:tcW w:w="4180" w:type="dxa"/>
            <w:noWrap/>
            <w:hideMark/>
          </w:tcPr>
          <w:p w14:paraId="6845A397" w14:textId="77777777" w:rsidR="00943CB7" w:rsidRPr="00943CB7" w:rsidRDefault="00943CB7" w:rsidP="00943CB7">
            <w:pPr>
              <w:rPr>
                <w:rFonts w:ascii="Calibri" w:eastAsia="Times New Roman" w:hAnsi="Calibri" w:cs="Calibri"/>
                <w:color w:val="000000"/>
                <w:lang w:eastAsia="en-PH"/>
              </w:rPr>
            </w:pPr>
            <w:r w:rsidRPr="00943CB7">
              <w:rPr>
                <w:rFonts w:ascii="Calibri" w:eastAsia="Times New Roman" w:hAnsi="Calibri" w:cs="Calibri"/>
                <w:color w:val="000000"/>
                <w:lang w:eastAsia="en-PH"/>
              </w:rPr>
              <w:t>price</w:t>
            </w:r>
          </w:p>
        </w:tc>
        <w:tc>
          <w:tcPr>
            <w:tcW w:w="4820" w:type="dxa"/>
            <w:noWrap/>
            <w:hideMark/>
          </w:tcPr>
          <w:p w14:paraId="52A1CAA5"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unitprice</w:t>
            </w:r>
            <w:proofErr w:type="spellEnd"/>
            <w:r w:rsidRPr="00943CB7">
              <w:rPr>
                <w:rFonts w:ascii="Calibri" w:eastAsia="Times New Roman" w:hAnsi="Calibri" w:cs="Calibri"/>
                <w:color w:val="000000"/>
                <w:lang w:eastAsia="en-PH"/>
              </w:rPr>
              <w:t xml:space="preserve"> / </w:t>
            </w:r>
            <w:proofErr w:type="spellStart"/>
            <w:r w:rsidRPr="00943CB7">
              <w:rPr>
                <w:rFonts w:ascii="Calibri" w:eastAsia="Times New Roman" w:hAnsi="Calibri" w:cs="Calibri"/>
                <w:color w:val="000000"/>
                <w:lang w:eastAsia="en-PH"/>
              </w:rPr>
              <w:t>qtyinbaseUoM</w:t>
            </w:r>
            <w:proofErr w:type="spellEnd"/>
          </w:p>
        </w:tc>
      </w:tr>
      <w:tr w:rsidR="00943CB7" w:rsidRPr="00943CB7" w14:paraId="034D24E6" w14:textId="77777777" w:rsidTr="00943CB7">
        <w:trPr>
          <w:trHeight w:val="300"/>
        </w:trPr>
        <w:tc>
          <w:tcPr>
            <w:tcW w:w="4180" w:type="dxa"/>
            <w:noWrap/>
            <w:hideMark/>
          </w:tcPr>
          <w:p w14:paraId="165F393A" w14:textId="77777777" w:rsidR="00943CB7" w:rsidRPr="00943CB7" w:rsidRDefault="00943CB7" w:rsidP="00943CB7">
            <w:pPr>
              <w:rPr>
                <w:rFonts w:ascii="Calibri" w:eastAsia="Times New Roman" w:hAnsi="Calibri" w:cs="Calibri"/>
                <w:color w:val="000000"/>
                <w:lang w:eastAsia="en-PH"/>
              </w:rPr>
            </w:pPr>
            <w:proofErr w:type="spellStart"/>
            <w:r w:rsidRPr="00943CB7">
              <w:rPr>
                <w:rFonts w:ascii="Calibri" w:eastAsia="Times New Roman" w:hAnsi="Calibri" w:cs="Calibri"/>
                <w:color w:val="000000"/>
                <w:lang w:eastAsia="en-PH"/>
              </w:rPr>
              <w:t>priceSpecified</w:t>
            </w:r>
            <w:proofErr w:type="spellEnd"/>
          </w:p>
        </w:tc>
        <w:tc>
          <w:tcPr>
            <w:tcW w:w="4820" w:type="dxa"/>
            <w:noWrap/>
            <w:hideMark/>
          </w:tcPr>
          <w:p w14:paraId="5E231799" w14:textId="77777777" w:rsidR="00943CB7" w:rsidRPr="00943CB7" w:rsidRDefault="00943CB7" w:rsidP="00943CB7">
            <w:pPr>
              <w:jc w:val="center"/>
              <w:rPr>
                <w:rFonts w:ascii="Calibri" w:eastAsia="Times New Roman" w:hAnsi="Calibri" w:cs="Calibri"/>
                <w:color w:val="000000"/>
                <w:lang w:eastAsia="en-PH"/>
              </w:rPr>
            </w:pPr>
            <w:r w:rsidRPr="00943CB7">
              <w:rPr>
                <w:rFonts w:ascii="Calibri" w:eastAsia="Times New Roman" w:hAnsi="Calibri" w:cs="Calibri"/>
                <w:color w:val="000000"/>
                <w:lang w:eastAsia="en-PH"/>
              </w:rPr>
              <w:t>TRUE</w:t>
            </w:r>
          </w:p>
        </w:tc>
      </w:tr>
      <w:tr w:rsidR="0059230C" w:rsidRPr="00775025" w14:paraId="756CAB92" w14:textId="77777777" w:rsidTr="00943CB7">
        <w:trPr>
          <w:trHeight w:val="300"/>
        </w:trPr>
        <w:tc>
          <w:tcPr>
            <w:tcW w:w="4180" w:type="dxa"/>
            <w:noWrap/>
          </w:tcPr>
          <w:p w14:paraId="05C573E0" w14:textId="4BD8DA3F" w:rsidR="0059230C" w:rsidRPr="00775025" w:rsidRDefault="0059230C" w:rsidP="00775025">
            <w:pPr>
              <w:autoSpaceDE w:val="0"/>
              <w:autoSpaceDN w:val="0"/>
              <w:adjustRightInd w:val="0"/>
              <w:rPr>
                <w:rFonts w:eastAsia="Times New Roman" w:cstheme="minorHAnsi"/>
                <w:color w:val="000000"/>
                <w:lang w:eastAsia="en-PH"/>
              </w:rPr>
            </w:pPr>
            <w:r w:rsidRPr="00775025">
              <w:rPr>
                <w:rFonts w:cstheme="minorHAnsi"/>
                <w:color w:val="000000"/>
              </w:rPr>
              <w:t>olCust1</w:t>
            </w:r>
          </w:p>
        </w:tc>
        <w:tc>
          <w:tcPr>
            <w:tcW w:w="4820" w:type="dxa"/>
            <w:noWrap/>
          </w:tcPr>
          <w:p w14:paraId="02FB154C" w14:textId="6C540472" w:rsidR="0059230C" w:rsidRPr="00775025" w:rsidRDefault="00920B16" w:rsidP="00943CB7">
            <w:pPr>
              <w:jc w:val="center"/>
              <w:rPr>
                <w:rFonts w:eastAsia="Times New Roman" w:cstheme="minorHAnsi"/>
                <w:color w:val="000000"/>
                <w:lang w:eastAsia="en-PH"/>
              </w:rPr>
            </w:pPr>
            <w:proofErr w:type="spellStart"/>
            <w:r w:rsidRPr="00775025">
              <w:rPr>
                <w:rFonts w:eastAsia="Times New Roman" w:cstheme="minorHAnsi"/>
                <w:color w:val="000000"/>
                <w:lang w:eastAsia="en-PH"/>
              </w:rPr>
              <w:t>Unitprice</w:t>
            </w:r>
            <w:proofErr w:type="spellEnd"/>
            <w:r w:rsidRPr="00775025">
              <w:rPr>
                <w:rFonts w:eastAsia="Times New Roman" w:cstheme="minorHAnsi"/>
                <w:color w:val="000000"/>
                <w:lang w:eastAsia="en-PH"/>
              </w:rPr>
              <w:t xml:space="preserve"> </w:t>
            </w:r>
          </w:p>
        </w:tc>
      </w:tr>
      <w:tr w:rsidR="00775025" w:rsidRPr="00775025" w14:paraId="1C2D8CB4" w14:textId="77777777" w:rsidTr="00943CB7">
        <w:trPr>
          <w:trHeight w:val="300"/>
        </w:trPr>
        <w:tc>
          <w:tcPr>
            <w:tcW w:w="4180" w:type="dxa"/>
            <w:noWrap/>
          </w:tcPr>
          <w:p w14:paraId="3E293970" w14:textId="25EEFE26" w:rsidR="00775025" w:rsidRPr="00775025" w:rsidRDefault="00775025" w:rsidP="0059230C">
            <w:pPr>
              <w:autoSpaceDE w:val="0"/>
              <w:autoSpaceDN w:val="0"/>
              <w:adjustRightInd w:val="0"/>
              <w:rPr>
                <w:rFonts w:cstheme="minorHAnsi"/>
                <w:color w:val="000000"/>
              </w:rPr>
            </w:pPr>
            <w:r w:rsidRPr="00775025">
              <w:rPr>
                <w:rFonts w:cstheme="minorHAnsi"/>
                <w:color w:val="000000"/>
              </w:rPr>
              <w:t>olCust2</w:t>
            </w:r>
          </w:p>
        </w:tc>
        <w:tc>
          <w:tcPr>
            <w:tcW w:w="4820" w:type="dxa"/>
            <w:noWrap/>
          </w:tcPr>
          <w:p w14:paraId="4E8D4219" w14:textId="6E3B8664" w:rsidR="00775025" w:rsidRPr="00775025" w:rsidRDefault="00920B16" w:rsidP="00943CB7">
            <w:pPr>
              <w:jc w:val="center"/>
              <w:rPr>
                <w:rFonts w:eastAsia="Times New Roman" w:cstheme="minorHAnsi"/>
                <w:color w:val="000000"/>
                <w:lang w:eastAsia="en-PH"/>
              </w:rPr>
            </w:pPr>
            <w:proofErr w:type="spellStart"/>
            <w:r w:rsidRPr="00775025">
              <w:rPr>
                <w:rFonts w:eastAsia="Times New Roman" w:cstheme="minorHAnsi"/>
                <w:color w:val="000000"/>
                <w:lang w:eastAsia="en-PH"/>
              </w:rPr>
              <w:t>Locationcode</w:t>
            </w:r>
            <w:proofErr w:type="spellEnd"/>
          </w:p>
        </w:tc>
      </w:tr>
      <w:tr w:rsidR="00775025" w:rsidRPr="00775025" w14:paraId="15FC9733" w14:textId="77777777" w:rsidTr="00943CB7">
        <w:trPr>
          <w:trHeight w:val="300"/>
        </w:trPr>
        <w:tc>
          <w:tcPr>
            <w:tcW w:w="4180" w:type="dxa"/>
            <w:noWrap/>
          </w:tcPr>
          <w:p w14:paraId="006106AC" w14:textId="1D26D37F" w:rsidR="00775025" w:rsidRPr="00775025" w:rsidRDefault="00775025" w:rsidP="0059230C">
            <w:pPr>
              <w:autoSpaceDE w:val="0"/>
              <w:autoSpaceDN w:val="0"/>
              <w:adjustRightInd w:val="0"/>
              <w:rPr>
                <w:rFonts w:cstheme="minorHAnsi"/>
                <w:color w:val="000000"/>
              </w:rPr>
            </w:pPr>
            <w:r w:rsidRPr="00775025">
              <w:rPr>
                <w:rFonts w:cstheme="minorHAnsi"/>
                <w:color w:val="000000"/>
              </w:rPr>
              <w:t>olCust3</w:t>
            </w:r>
          </w:p>
        </w:tc>
        <w:tc>
          <w:tcPr>
            <w:tcW w:w="4820" w:type="dxa"/>
            <w:noWrap/>
          </w:tcPr>
          <w:p w14:paraId="2549A99C" w14:textId="2A5AF61D" w:rsidR="00775025" w:rsidRP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Extendedprice</w:t>
            </w:r>
            <w:proofErr w:type="spellEnd"/>
          </w:p>
        </w:tc>
      </w:tr>
      <w:tr w:rsidR="00775025" w:rsidRPr="00775025" w14:paraId="37F3A7C0" w14:textId="77777777" w:rsidTr="00943CB7">
        <w:trPr>
          <w:trHeight w:val="300"/>
        </w:trPr>
        <w:tc>
          <w:tcPr>
            <w:tcW w:w="4180" w:type="dxa"/>
            <w:noWrap/>
          </w:tcPr>
          <w:p w14:paraId="709E26AB" w14:textId="781F7A80" w:rsidR="00775025" w:rsidRPr="00775025" w:rsidRDefault="00775025" w:rsidP="0059230C">
            <w:pPr>
              <w:autoSpaceDE w:val="0"/>
              <w:autoSpaceDN w:val="0"/>
              <w:adjustRightInd w:val="0"/>
              <w:rPr>
                <w:rFonts w:cstheme="minorHAnsi"/>
                <w:color w:val="000000"/>
              </w:rPr>
            </w:pPr>
            <w:r>
              <w:rPr>
                <w:rFonts w:cstheme="minorHAnsi"/>
                <w:color w:val="000000"/>
              </w:rPr>
              <w:t>olCust4</w:t>
            </w:r>
          </w:p>
        </w:tc>
        <w:tc>
          <w:tcPr>
            <w:tcW w:w="4820" w:type="dxa"/>
            <w:noWrap/>
          </w:tcPr>
          <w:p w14:paraId="7E3E5299" w14:textId="1DA4B2DF" w:rsidR="00775025" w:rsidRDefault="00DA4A7C" w:rsidP="00943CB7">
            <w:pPr>
              <w:jc w:val="center"/>
              <w:rPr>
                <w:rFonts w:eastAsia="Times New Roman" w:cstheme="minorHAnsi"/>
                <w:color w:val="000000"/>
                <w:lang w:eastAsia="en-PH"/>
              </w:rPr>
            </w:pPr>
            <w:proofErr w:type="spellStart"/>
            <w:r>
              <w:rPr>
                <w:rFonts w:eastAsia="Times New Roman" w:cstheme="minorHAnsi"/>
                <w:color w:val="000000"/>
                <w:lang w:eastAsia="en-PH"/>
              </w:rPr>
              <w:t>Commenttext</w:t>
            </w:r>
            <w:proofErr w:type="spellEnd"/>
            <w:r>
              <w:rPr>
                <w:rFonts w:eastAsia="Times New Roman" w:cstheme="minorHAnsi"/>
                <w:color w:val="000000"/>
                <w:lang w:eastAsia="en-PH"/>
              </w:rPr>
              <w:t xml:space="preserve"> </w:t>
            </w:r>
          </w:p>
        </w:tc>
      </w:tr>
      <w:tr w:rsidR="00775025" w:rsidRPr="00775025" w14:paraId="385ABDBD" w14:textId="77777777" w:rsidTr="00943CB7">
        <w:trPr>
          <w:trHeight w:val="300"/>
        </w:trPr>
        <w:tc>
          <w:tcPr>
            <w:tcW w:w="4180" w:type="dxa"/>
            <w:noWrap/>
          </w:tcPr>
          <w:p w14:paraId="5BDD20A1" w14:textId="5C852EC6" w:rsidR="00775025" w:rsidRDefault="00775025" w:rsidP="0059230C">
            <w:pPr>
              <w:autoSpaceDE w:val="0"/>
              <w:autoSpaceDN w:val="0"/>
              <w:adjustRightInd w:val="0"/>
              <w:rPr>
                <w:rFonts w:cstheme="minorHAnsi"/>
                <w:color w:val="000000"/>
              </w:rPr>
            </w:pPr>
            <w:r>
              <w:rPr>
                <w:rFonts w:cstheme="minorHAnsi"/>
                <w:color w:val="000000"/>
              </w:rPr>
              <w:t>olCust5</w:t>
            </w:r>
          </w:p>
        </w:tc>
        <w:tc>
          <w:tcPr>
            <w:tcW w:w="4820" w:type="dxa"/>
            <w:noWrap/>
          </w:tcPr>
          <w:p w14:paraId="4D39AAD0" w14:textId="5481A765"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Uofm</w:t>
            </w:r>
            <w:proofErr w:type="spellEnd"/>
          </w:p>
        </w:tc>
      </w:tr>
      <w:tr w:rsidR="00775025" w:rsidRPr="00775025" w14:paraId="50BC366B" w14:textId="77777777" w:rsidTr="00943CB7">
        <w:trPr>
          <w:trHeight w:val="300"/>
        </w:trPr>
        <w:tc>
          <w:tcPr>
            <w:tcW w:w="4180" w:type="dxa"/>
            <w:noWrap/>
          </w:tcPr>
          <w:p w14:paraId="3E76A190" w14:textId="3D724130" w:rsidR="00775025" w:rsidRDefault="00775025" w:rsidP="0059230C">
            <w:pPr>
              <w:autoSpaceDE w:val="0"/>
              <w:autoSpaceDN w:val="0"/>
              <w:adjustRightInd w:val="0"/>
              <w:rPr>
                <w:rFonts w:cstheme="minorHAnsi"/>
                <w:color w:val="000000"/>
              </w:rPr>
            </w:pPr>
            <w:r>
              <w:rPr>
                <w:rFonts w:cstheme="minorHAnsi"/>
                <w:color w:val="000000"/>
              </w:rPr>
              <w:t>olCust6</w:t>
            </w:r>
          </w:p>
        </w:tc>
        <w:tc>
          <w:tcPr>
            <w:tcW w:w="4820" w:type="dxa"/>
            <w:noWrap/>
          </w:tcPr>
          <w:p w14:paraId="6820E348" w14:textId="7B4B4758"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Customeritemnumber</w:t>
            </w:r>
            <w:proofErr w:type="spellEnd"/>
          </w:p>
        </w:tc>
      </w:tr>
      <w:tr w:rsidR="00775025" w:rsidRPr="00775025" w14:paraId="3CBA009B" w14:textId="77777777" w:rsidTr="00943CB7">
        <w:trPr>
          <w:trHeight w:val="300"/>
        </w:trPr>
        <w:tc>
          <w:tcPr>
            <w:tcW w:w="4180" w:type="dxa"/>
            <w:noWrap/>
          </w:tcPr>
          <w:p w14:paraId="163061C4" w14:textId="2F4A4477" w:rsidR="00775025" w:rsidRDefault="00775025" w:rsidP="0059230C">
            <w:pPr>
              <w:autoSpaceDE w:val="0"/>
              <w:autoSpaceDN w:val="0"/>
              <w:adjustRightInd w:val="0"/>
              <w:rPr>
                <w:rFonts w:cstheme="minorHAnsi"/>
                <w:color w:val="000000"/>
              </w:rPr>
            </w:pPr>
            <w:r>
              <w:rPr>
                <w:rFonts w:cstheme="minorHAnsi"/>
                <w:color w:val="000000"/>
              </w:rPr>
              <w:t>olCust7</w:t>
            </w:r>
          </w:p>
        </w:tc>
        <w:tc>
          <w:tcPr>
            <w:tcW w:w="4820" w:type="dxa"/>
            <w:noWrap/>
          </w:tcPr>
          <w:p w14:paraId="59235D2A" w14:textId="16AE342F"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Customeritemdescription</w:t>
            </w:r>
            <w:proofErr w:type="spellEnd"/>
          </w:p>
        </w:tc>
      </w:tr>
      <w:tr w:rsidR="00775025" w:rsidRPr="00775025" w14:paraId="3B3150A4" w14:textId="77777777" w:rsidTr="00943CB7">
        <w:trPr>
          <w:trHeight w:val="300"/>
        </w:trPr>
        <w:tc>
          <w:tcPr>
            <w:tcW w:w="4180" w:type="dxa"/>
            <w:noWrap/>
          </w:tcPr>
          <w:p w14:paraId="180EE160" w14:textId="07248E9D" w:rsidR="00775025" w:rsidRDefault="00775025" w:rsidP="0059230C">
            <w:pPr>
              <w:autoSpaceDE w:val="0"/>
              <w:autoSpaceDN w:val="0"/>
              <w:adjustRightInd w:val="0"/>
              <w:rPr>
                <w:rFonts w:cstheme="minorHAnsi"/>
                <w:color w:val="000000"/>
              </w:rPr>
            </w:pPr>
            <w:r>
              <w:rPr>
                <w:rFonts w:cstheme="minorHAnsi"/>
                <w:color w:val="000000"/>
              </w:rPr>
              <w:t>olCust8</w:t>
            </w:r>
          </w:p>
        </w:tc>
        <w:tc>
          <w:tcPr>
            <w:tcW w:w="4820" w:type="dxa"/>
            <w:noWrap/>
          </w:tcPr>
          <w:p w14:paraId="0DE8E8A2" w14:textId="09FC9E03"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Qtyallocated</w:t>
            </w:r>
            <w:proofErr w:type="spellEnd"/>
          </w:p>
        </w:tc>
      </w:tr>
      <w:tr w:rsidR="00775025" w:rsidRPr="00775025" w14:paraId="7871F725" w14:textId="77777777" w:rsidTr="00943CB7">
        <w:trPr>
          <w:trHeight w:val="300"/>
        </w:trPr>
        <w:tc>
          <w:tcPr>
            <w:tcW w:w="4180" w:type="dxa"/>
            <w:noWrap/>
          </w:tcPr>
          <w:p w14:paraId="24DEB9FF" w14:textId="675B480F" w:rsidR="00775025" w:rsidRDefault="00775025" w:rsidP="0059230C">
            <w:pPr>
              <w:autoSpaceDE w:val="0"/>
              <w:autoSpaceDN w:val="0"/>
              <w:adjustRightInd w:val="0"/>
              <w:rPr>
                <w:rFonts w:cstheme="minorHAnsi"/>
                <w:color w:val="000000"/>
              </w:rPr>
            </w:pPr>
            <w:r>
              <w:rPr>
                <w:rFonts w:cstheme="minorHAnsi"/>
                <w:color w:val="000000"/>
              </w:rPr>
              <w:lastRenderedPageBreak/>
              <w:t>olCust9</w:t>
            </w:r>
          </w:p>
        </w:tc>
        <w:tc>
          <w:tcPr>
            <w:tcW w:w="4820" w:type="dxa"/>
            <w:noWrap/>
          </w:tcPr>
          <w:p w14:paraId="0F923E70" w14:textId="556FA459"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Qtycancelled</w:t>
            </w:r>
            <w:proofErr w:type="spellEnd"/>
          </w:p>
        </w:tc>
      </w:tr>
      <w:tr w:rsidR="00775025" w:rsidRPr="00775025" w14:paraId="5BBC3714" w14:textId="77777777" w:rsidTr="00943CB7">
        <w:trPr>
          <w:trHeight w:val="300"/>
        </w:trPr>
        <w:tc>
          <w:tcPr>
            <w:tcW w:w="4180" w:type="dxa"/>
            <w:noWrap/>
          </w:tcPr>
          <w:p w14:paraId="081199E1" w14:textId="3FA2F0DD" w:rsidR="00775025" w:rsidRDefault="00775025" w:rsidP="0059230C">
            <w:pPr>
              <w:autoSpaceDE w:val="0"/>
              <w:autoSpaceDN w:val="0"/>
              <w:adjustRightInd w:val="0"/>
              <w:rPr>
                <w:rFonts w:cstheme="minorHAnsi"/>
                <w:color w:val="000000"/>
              </w:rPr>
            </w:pPr>
            <w:r>
              <w:rPr>
                <w:rFonts w:cstheme="minorHAnsi"/>
                <w:color w:val="000000"/>
              </w:rPr>
              <w:t>olCust10</w:t>
            </w:r>
          </w:p>
        </w:tc>
        <w:tc>
          <w:tcPr>
            <w:tcW w:w="4820" w:type="dxa"/>
            <w:noWrap/>
          </w:tcPr>
          <w:p w14:paraId="26490E74" w14:textId="526ED1ED" w:rsidR="00775025" w:rsidRDefault="00DA4A7C" w:rsidP="00943CB7">
            <w:pPr>
              <w:jc w:val="center"/>
              <w:rPr>
                <w:rFonts w:eastAsia="Times New Roman" w:cstheme="minorHAnsi"/>
                <w:color w:val="000000"/>
                <w:lang w:eastAsia="en-PH"/>
              </w:rPr>
            </w:pPr>
            <w:proofErr w:type="spellStart"/>
            <w:r>
              <w:rPr>
                <w:rFonts w:eastAsia="Times New Roman" w:cstheme="minorHAnsi"/>
                <w:color w:val="000000"/>
                <w:lang w:eastAsia="en-PH"/>
              </w:rPr>
              <w:t>Qtyinbaseuom</w:t>
            </w:r>
            <w:proofErr w:type="spellEnd"/>
          </w:p>
        </w:tc>
      </w:tr>
      <w:tr w:rsidR="00775025" w:rsidRPr="00775025" w14:paraId="0DCEF85D" w14:textId="77777777" w:rsidTr="00943CB7">
        <w:trPr>
          <w:trHeight w:val="300"/>
        </w:trPr>
        <w:tc>
          <w:tcPr>
            <w:tcW w:w="4180" w:type="dxa"/>
            <w:noWrap/>
          </w:tcPr>
          <w:p w14:paraId="49C3FBD7" w14:textId="4B5B3E5B" w:rsidR="00775025" w:rsidRDefault="00775025" w:rsidP="0059230C">
            <w:pPr>
              <w:autoSpaceDE w:val="0"/>
              <w:autoSpaceDN w:val="0"/>
              <w:adjustRightInd w:val="0"/>
              <w:rPr>
                <w:rFonts w:cstheme="minorHAnsi"/>
                <w:color w:val="000000"/>
              </w:rPr>
            </w:pPr>
            <w:r>
              <w:rPr>
                <w:rFonts w:cstheme="minorHAnsi"/>
                <w:color w:val="000000"/>
              </w:rPr>
              <w:t>olCust11</w:t>
            </w:r>
          </w:p>
        </w:tc>
        <w:tc>
          <w:tcPr>
            <w:tcW w:w="4820" w:type="dxa"/>
            <w:noWrap/>
          </w:tcPr>
          <w:p w14:paraId="7EA151E0" w14:textId="42683065" w:rsidR="00775025" w:rsidRDefault="00775025" w:rsidP="00943CB7">
            <w:pPr>
              <w:jc w:val="center"/>
              <w:rPr>
                <w:rFonts w:eastAsia="Times New Roman" w:cstheme="minorHAnsi"/>
                <w:color w:val="000000"/>
                <w:lang w:eastAsia="en-PH"/>
              </w:rPr>
            </w:pPr>
            <w:r>
              <w:rPr>
                <w:rFonts w:eastAsia="Times New Roman" w:cstheme="minorHAnsi"/>
                <w:color w:val="000000"/>
                <w:lang w:eastAsia="en-PH"/>
              </w:rPr>
              <w:t>Customeritem.Userdefined1</w:t>
            </w:r>
          </w:p>
        </w:tc>
      </w:tr>
      <w:tr w:rsidR="00775025" w:rsidRPr="00775025" w14:paraId="6D40FE76" w14:textId="77777777" w:rsidTr="00943CB7">
        <w:trPr>
          <w:trHeight w:val="300"/>
        </w:trPr>
        <w:tc>
          <w:tcPr>
            <w:tcW w:w="4180" w:type="dxa"/>
            <w:noWrap/>
          </w:tcPr>
          <w:p w14:paraId="6A5CA5E1" w14:textId="40648CA3" w:rsidR="00775025" w:rsidRDefault="00775025" w:rsidP="0059230C">
            <w:pPr>
              <w:autoSpaceDE w:val="0"/>
              <w:autoSpaceDN w:val="0"/>
              <w:adjustRightInd w:val="0"/>
              <w:rPr>
                <w:rFonts w:cstheme="minorHAnsi"/>
                <w:color w:val="000000"/>
              </w:rPr>
            </w:pPr>
            <w:r>
              <w:rPr>
                <w:rFonts w:cstheme="minorHAnsi"/>
                <w:color w:val="000000"/>
              </w:rPr>
              <w:t>olCust12</w:t>
            </w:r>
          </w:p>
        </w:tc>
        <w:tc>
          <w:tcPr>
            <w:tcW w:w="4820" w:type="dxa"/>
            <w:noWrap/>
          </w:tcPr>
          <w:p w14:paraId="7F54A4BE" w14:textId="577CD26E" w:rsidR="00775025" w:rsidRDefault="00775025" w:rsidP="00943CB7">
            <w:pPr>
              <w:jc w:val="center"/>
              <w:rPr>
                <w:rFonts w:eastAsia="Times New Roman" w:cstheme="minorHAnsi"/>
                <w:color w:val="000000"/>
                <w:lang w:eastAsia="en-PH"/>
              </w:rPr>
            </w:pPr>
            <w:r>
              <w:rPr>
                <w:rFonts w:eastAsia="Times New Roman" w:cstheme="minorHAnsi"/>
                <w:color w:val="000000"/>
                <w:lang w:eastAsia="en-PH"/>
              </w:rPr>
              <w:t>CustomerItem.userdefined2</w:t>
            </w:r>
          </w:p>
        </w:tc>
      </w:tr>
      <w:tr w:rsidR="00775025" w:rsidRPr="00775025" w14:paraId="066C2D49" w14:textId="77777777" w:rsidTr="00943CB7">
        <w:trPr>
          <w:trHeight w:val="300"/>
        </w:trPr>
        <w:tc>
          <w:tcPr>
            <w:tcW w:w="4180" w:type="dxa"/>
            <w:noWrap/>
          </w:tcPr>
          <w:p w14:paraId="7719AD1C" w14:textId="4D770A38" w:rsidR="00775025" w:rsidRDefault="00775025" w:rsidP="0059230C">
            <w:pPr>
              <w:autoSpaceDE w:val="0"/>
              <w:autoSpaceDN w:val="0"/>
              <w:adjustRightInd w:val="0"/>
              <w:rPr>
                <w:rFonts w:cstheme="minorHAnsi"/>
                <w:color w:val="000000"/>
              </w:rPr>
            </w:pPr>
            <w:r>
              <w:rPr>
                <w:rFonts w:cstheme="minorHAnsi"/>
                <w:color w:val="000000"/>
              </w:rPr>
              <w:t>olCust13</w:t>
            </w:r>
          </w:p>
        </w:tc>
        <w:tc>
          <w:tcPr>
            <w:tcW w:w="4820" w:type="dxa"/>
            <w:noWrap/>
          </w:tcPr>
          <w:p w14:paraId="2F12FC77" w14:textId="09DB0971" w:rsidR="00775025" w:rsidRDefault="00775025" w:rsidP="00943CB7">
            <w:pPr>
              <w:jc w:val="center"/>
              <w:rPr>
                <w:rFonts w:eastAsia="Times New Roman" w:cstheme="minorHAnsi"/>
                <w:color w:val="000000"/>
                <w:lang w:eastAsia="en-PH"/>
              </w:rPr>
            </w:pPr>
            <w:r>
              <w:rPr>
                <w:rFonts w:eastAsia="Times New Roman" w:cstheme="minorHAnsi"/>
                <w:color w:val="000000"/>
                <w:lang w:eastAsia="en-PH"/>
              </w:rPr>
              <w:t>Customeritem.userdefined3</w:t>
            </w:r>
          </w:p>
        </w:tc>
      </w:tr>
      <w:tr w:rsidR="00775025" w:rsidRPr="00775025" w14:paraId="22E03EF8" w14:textId="77777777" w:rsidTr="00943CB7">
        <w:trPr>
          <w:trHeight w:val="300"/>
        </w:trPr>
        <w:tc>
          <w:tcPr>
            <w:tcW w:w="4180" w:type="dxa"/>
            <w:noWrap/>
          </w:tcPr>
          <w:p w14:paraId="00D0F2EF" w14:textId="4DC150FE" w:rsidR="00775025" w:rsidRDefault="00775025" w:rsidP="0059230C">
            <w:pPr>
              <w:autoSpaceDE w:val="0"/>
              <w:autoSpaceDN w:val="0"/>
              <w:adjustRightInd w:val="0"/>
              <w:rPr>
                <w:rFonts w:cstheme="minorHAnsi"/>
                <w:color w:val="000000"/>
              </w:rPr>
            </w:pPr>
            <w:r>
              <w:rPr>
                <w:rFonts w:cstheme="minorHAnsi"/>
                <w:color w:val="000000"/>
              </w:rPr>
              <w:t>olCust14</w:t>
            </w:r>
          </w:p>
        </w:tc>
        <w:tc>
          <w:tcPr>
            <w:tcW w:w="4820" w:type="dxa"/>
            <w:noWrap/>
          </w:tcPr>
          <w:p w14:paraId="6B046694" w14:textId="2CB99D5C" w:rsidR="00775025" w:rsidRDefault="00775025" w:rsidP="00943CB7">
            <w:pPr>
              <w:jc w:val="center"/>
              <w:rPr>
                <w:rFonts w:eastAsia="Times New Roman" w:cstheme="minorHAnsi"/>
                <w:color w:val="000000"/>
                <w:lang w:eastAsia="en-PH"/>
              </w:rPr>
            </w:pPr>
            <w:r>
              <w:rPr>
                <w:rFonts w:eastAsia="Times New Roman" w:cstheme="minorHAnsi"/>
                <w:color w:val="000000"/>
                <w:lang w:eastAsia="en-PH"/>
              </w:rPr>
              <w:t>Customeritem.userdefined4</w:t>
            </w:r>
          </w:p>
        </w:tc>
      </w:tr>
      <w:tr w:rsidR="00775025" w:rsidRPr="00775025" w14:paraId="4903A818" w14:textId="77777777" w:rsidTr="00943CB7">
        <w:trPr>
          <w:trHeight w:val="300"/>
        </w:trPr>
        <w:tc>
          <w:tcPr>
            <w:tcW w:w="4180" w:type="dxa"/>
            <w:noWrap/>
          </w:tcPr>
          <w:p w14:paraId="12A79034" w14:textId="77B1EC44" w:rsidR="00775025" w:rsidRDefault="00775025" w:rsidP="0059230C">
            <w:pPr>
              <w:autoSpaceDE w:val="0"/>
              <w:autoSpaceDN w:val="0"/>
              <w:adjustRightInd w:val="0"/>
              <w:rPr>
                <w:rFonts w:cstheme="minorHAnsi"/>
                <w:color w:val="000000"/>
              </w:rPr>
            </w:pPr>
            <w:r>
              <w:rPr>
                <w:rFonts w:cstheme="minorHAnsi"/>
                <w:color w:val="000000"/>
              </w:rPr>
              <w:t>olCust15</w:t>
            </w:r>
          </w:p>
        </w:tc>
        <w:tc>
          <w:tcPr>
            <w:tcW w:w="4820" w:type="dxa"/>
            <w:noWrap/>
          </w:tcPr>
          <w:p w14:paraId="4153DAF4" w14:textId="202F7434" w:rsidR="00775025" w:rsidRDefault="00775025" w:rsidP="00943CB7">
            <w:pPr>
              <w:jc w:val="center"/>
              <w:rPr>
                <w:rFonts w:eastAsia="Times New Roman" w:cstheme="minorHAnsi"/>
                <w:color w:val="000000"/>
                <w:lang w:eastAsia="en-PH"/>
              </w:rPr>
            </w:pPr>
            <w:r>
              <w:rPr>
                <w:rFonts w:eastAsia="Times New Roman" w:cstheme="minorHAnsi"/>
                <w:color w:val="000000"/>
                <w:lang w:eastAsia="en-PH"/>
              </w:rPr>
              <w:t>Customeritem.userdefined5</w:t>
            </w:r>
          </w:p>
        </w:tc>
      </w:tr>
      <w:tr w:rsidR="00775025" w:rsidRPr="00775025" w14:paraId="05AB95CF" w14:textId="77777777" w:rsidTr="00943CB7">
        <w:trPr>
          <w:trHeight w:val="300"/>
        </w:trPr>
        <w:tc>
          <w:tcPr>
            <w:tcW w:w="4180" w:type="dxa"/>
            <w:noWrap/>
          </w:tcPr>
          <w:p w14:paraId="5789CC59" w14:textId="70552E86" w:rsidR="00775025" w:rsidRDefault="00775025" w:rsidP="0059230C">
            <w:pPr>
              <w:autoSpaceDE w:val="0"/>
              <w:autoSpaceDN w:val="0"/>
              <w:adjustRightInd w:val="0"/>
              <w:rPr>
                <w:rFonts w:cstheme="minorHAnsi"/>
                <w:color w:val="000000"/>
              </w:rPr>
            </w:pPr>
            <w:proofErr w:type="spellStart"/>
            <w:r w:rsidRPr="00775025">
              <w:rPr>
                <w:rFonts w:cstheme="minorHAnsi"/>
                <w:color w:val="000000"/>
              </w:rPr>
              <w:t>orderLineComments</w:t>
            </w:r>
            <w:proofErr w:type="spellEnd"/>
          </w:p>
        </w:tc>
        <w:tc>
          <w:tcPr>
            <w:tcW w:w="4820" w:type="dxa"/>
            <w:noWrap/>
          </w:tcPr>
          <w:p w14:paraId="5C7167E5" w14:textId="50025A94" w:rsidR="00775025" w:rsidRDefault="00775025" w:rsidP="00943CB7">
            <w:pPr>
              <w:jc w:val="center"/>
              <w:rPr>
                <w:rFonts w:eastAsia="Times New Roman" w:cstheme="minorHAnsi"/>
                <w:color w:val="000000"/>
                <w:lang w:eastAsia="en-PH"/>
              </w:rPr>
            </w:pPr>
            <w:proofErr w:type="spellStart"/>
            <w:r>
              <w:rPr>
                <w:rFonts w:eastAsia="Times New Roman" w:cstheme="minorHAnsi"/>
                <w:color w:val="000000"/>
                <w:lang w:eastAsia="en-PH"/>
              </w:rPr>
              <w:t>Line.comments</w:t>
            </w:r>
            <w:proofErr w:type="spellEnd"/>
          </w:p>
        </w:tc>
      </w:tr>
    </w:tbl>
    <w:p w14:paraId="0D954321" w14:textId="61ECE83C" w:rsidR="00A94B63" w:rsidRDefault="00A94B63" w:rsidP="00C101EE"/>
    <w:p w14:paraId="256F24D5" w14:textId="2C676862" w:rsidR="00FF1B7A" w:rsidRDefault="00FF1B7A" w:rsidP="00FF1B7A">
      <w:pPr>
        <w:pStyle w:val="Heading3"/>
      </w:pPr>
      <w:bookmarkStart w:id="32" w:name="_Toc53407162"/>
      <w:r>
        <w:t>Inventory</w:t>
      </w:r>
      <w:bookmarkEnd w:id="32"/>
    </w:p>
    <w:p w14:paraId="33E4B840" w14:textId="286905A4" w:rsidR="00FF1B7A" w:rsidRDefault="00FF1B7A" w:rsidP="00FF1B7A">
      <w:pPr>
        <w:ind w:firstLine="720"/>
      </w:pPr>
      <w:r>
        <w:t>Item</w:t>
      </w:r>
    </w:p>
    <w:tbl>
      <w:tblPr>
        <w:tblStyle w:val="TableGrid"/>
        <w:tblW w:w="0" w:type="auto"/>
        <w:tblInd w:w="895" w:type="dxa"/>
        <w:tblLook w:val="04A0" w:firstRow="1" w:lastRow="0" w:firstColumn="1" w:lastColumn="0" w:noHBand="0" w:noVBand="1"/>
      </w:tblPr>
      <w:tblGrid>
        <w:gridCol w:w="4180"/>
        <w:gridCol w:w="4820"/>
      </w:tblGrid>
      <w:tr w:rsidR="00FF1B7A" w14:paraId="2157607B" w14:textId="77777777" w:rsidTr="006F6B4C">
        <w:tc>
          <w:tcPr>
            <w:tcW w:w="4180" w:type="dxa"/>
            <w:shd w:val="clear" w:color="auto" w:fill="EDEDED" w:themeFill="accent3" w:themeFillTint="33"/>
          </w:tcPr>
          <w:p w14:paraId="687D43EB" w14:textId="77777777" w:rsidR="00FF1B7A" w:rsidRPr="00136E04" w:rsidRDefault="00FF1B7A" w:rsidP="006F6B4C">
            <w:pPr>
              <w:pStyle w:val="ListParagraph"/>
              <w:ind w:left="0"/>
              <w:rPr>
                <w:b/>
              </w:rPr>
            </w:pPr>
            <w:r>
              <w:rPr>
                <w:b/>
              </w:rPr>
              <w:t>Powerhouse Field</w:t>
            </w:r>
          </w:p>
        </w:tc>
        <w:tc>
          <w:tcPr>
            <w:tcW w:w="4820" w:type="dxa"/>
            <w:shd w:val="clear" w:color="auto" w:fill="EDEDED" w:themeFill="accent3" w:themeFillTint="33"/>
          </w:tcPr>
          <w:p w14:paraId="28A371F4" w14:textId="77777777" w:rsidR="00FF1B7A" w:rsidRPr="00136E04" w:rsidRDefault="00FF1B7A" w:rsidP="006F6B4C">
            <w:pPr>
              <w:pStyle w:val="ListParagraph"/>
              <w:ind w:left="0"/>
              <w:rPr>
                <w:b/>
              </w:rPr>
            </w:pPr>
            <w:r>
              <w:rPr>
                <w:b/>
              </w:rPr>
              <w:t>Dynamics GP Field / Default Value</w:t>
            </w:r>
          </w:p>
        </w:tc>
      </w:tr>
      <w:tr w:rsidR="00FF1B7A" w:rsidRPr="00A94B63" w14:paraId="1C177AC1" w14:textId="77777777" w:rsidTr="006F6B4C">
        <w:trPr>
          <w:trHeight w:val="300"/>
        </w:trPr>
        <w:tc>
          <w:tcPr>
            <w:tcW w:w="4180" w:type="dxa"/>
            <w:noWrap/>
            <w:hideMark/>
          </w:tcPr>
          <w:p w14:paraId="301D030F" w14:textId="63013680" w:rsidR="00FF1B7A" w:rsidRPr="00A94B63" w:rsidRDefault="00FF1B7A" w:rsidP="006F6B4C">
            <w:proofErr w:type="spellStart"/>
            <w:r>
              <w:t>ownerId</w:t>
            </w:r>
            <w:proofErr w:type="spellEnd"/>
          </w:p>
        </w:tc>
        <w:tc>
          <w:tcPr>
            <w:tcW w:w="4820" w:type="dxa"/>
            <w:noWrap/>
            <w:hideMark/>
          </w:tcPr>
          <w:p w14:paraId="640B2F03" w14:textId="4CA3FE15" w:rsidR="00FF1B7A" w:rsidRPr="00A94B63" w:rsidRDefault="00B908F9" w:rsidP="006F6B4C">
            <w:r>
              <w:t>Owner field from Settings</w:t>
            </w:r>
          </w:p>
        </w:tc>
      </w:tr>
      <w:tr w:rsidR="00FF1B7A" w:rsidRPr="00A94B63" w14:paraId="7B7633D6" w14:textId="77777777" w:rsidTr="006F6B4C">
        <w:trPr>
          <w:trHeight w:val="300"/>
        </w:trPr>
        <w:tc>
          <w:tcPr>
            <w:tcW w:w="4180" w:type="dxa"/>
            <w:noWrap/>
            <w:hideMark/>
          </w:tcPr>
          <w:p w14:paraId="4BCD10D5" w14:textId="6BCCEF4F" w:rsidR="00FF1B7A" w:rsidRPr="00A94B63" w:rsidRDefault="00FF1B7A" w:rsidP="006F6B4C">
            <w:proofErr w:type="spellStart"/>
            <w:r>
              <w:t>itemId</w:t>
            </w:r>
            <w:proofErr w:type="spellEnd"/>
          </w:p>
        </w:tc>
        <w:tc>
          <w:tcPr>
            <w:tcW w:w="4820" w:type="dxa"/>
            <w:noWrap/>
            <w:hideMark/>
          </w:tcPr>
          <w:p w14:paraId="150BA99A" w14:textId="22D05CED" w:rsidR="00FF1B7A" w:rsidRPr="00A94B63" w:rsidRDefault="00FF1B7A" w:rsidP="006F6B4C">
            <w:proofErr w:type="spellStart"/>
            <w:r>
              <w:t>ItemNumber</w:t>
            </w:r>
            <w:proofErr w:type="spellEnd"/>
          </w:p>
        </w:tc>
      </w:tr>
      <w:tr w:rsidR="00FF1B7A" w:rsidRPr="00A94B63" w14:paraId="05BA5DA9" w14:textId="77777777" w:rsidTr="006F6B4C">
        <w:trPr>
          <w:trHeight w:val="300"/>
        </w:trPr>
        <w:tc>
          <w:tcPr>
            <w:tcW w:w="4180" w:type="dxa"/>
            <w:noWrap/>
            <w:hideMark/>
          </w:tcPr>
          <w:p w14:paraId="00AF901B" w14:textId="5FC13FCC" w:rsidR="00FF1B7A" w:rsidRPr="00A94B63" w:rsidRDefault="00FF1B7A" w:rsidP="006F6B4C">
            <w:r>
              <w:t>description</w:t>
            </w:r>
          </w:p>
        </w:tc>
        <w:tc>
          <w:tcPr>
            <w:tcW w:w="4820" w:type="dxa"/>
            <w:noWrap/>
            <w:hideMark/>
          </w:tcPr>
          <w:p w14:paraId="6A381CEB" w14:textId="4175355F" w:rsidR="00FF1B7A" w:rsidRPr="00A94B63" w:rsidRDefault="00FF1B7A" w:rsidP="006F6B4C">
            <w:proofErr w:type="spellStart"/>
            <w:r>
              <w:t>ItemDescription</w:t>
            </w:r>
            <w:proofErr w:type="spellEnd"/>
          </w:p>
        </w:tc>
      </w:tr>
      <w:tr w:rsidR="00FF1B7A" w:rsidRPr="00A94B63" w14:paraId="74F376FC" w14:textId="77777777" w:rsidTr="006F6B4C">
        <w:trPr>
          <w:trHeight w:val="300"/>
        </w:trPr>
        <w:tc>
          <w:tcPr>
            <w:tcW w:w="4180" w:type="dxa"/>
            <w:noWrap/>
          </w:tcPr>
          <w:p w14:paraId="1AE0EF60" w14:textId="3965825B" w:rsidR="00FF1B7A" w:rsidRDefault="00FF1B7A" w:rsidP="006F6B4C">
            <w:proofErr w:type="spellStart"/>
            <w:r>
              <w:t>itemClass</w:t>
            </w:r>
            <w:proofErr w:type="spellEnd"/>
          </w:p>
        </w:tc>
        <w:tc>
          <w:tcPr>
            <w:tcW w:w="4820" w:type="dxa"/>
            <w:noWrap/>
          </w:tcPr>
          <w:p w14:paraId="424BE741" w14:textId="23FA4281" w:rsidR="00FF1B7A" w:rsidRDefault="00AE269C" w:rsidP="006F6B4C">
            <w:proofErr w:type="spellStart"/>
            <w:r>
              <w:t>ItemClassCode</w:t>
            </w:r>
            <w:proofErr w:type="spellEnd"/>
          </w:p>
        </w:tc>
      </w:tr>
      <w:tr w:rsidR="00FF1B7A" w:rsidRPr="00A94B63" w14:paraId="316D275C" w14:textId="77777777" w:rsidTr="006F6B4C">
        <w:trPr>
          <w:trHeight w:val="300"/>
        </w:trPr>
        <w:tc>
          <w:tcPr>
            <w:tcW w:w="4180" w:type="dxa"/>
            <w:noWrap/>
          </w:tcPr>
          <w:p w14:paraId="2806525D" w14:textId="1E4F8965" w:rsidR="00FF1B7A" w:rsidRDefault="00FF1B7A" w:rsidP="006F6B4C">
            <w:proofErr w:type="spellStart"/>
            <w:r>
              <w:t>harmonizedCode</w:t>
            </w:r>
            <w:proofErr w:type="spellEnd"/>
          </w:p>
        </w:tc>
        <w:tc>
          <w:tcPr>
            <w:tcW w:w="4820" w:type="dxa"/>
            <w:noWrap/>
          </w:tcPr>
          <w:p w14:paraId="159287B7" w14:textId="2884B3A9" w:rsidR="00FF1B7A" w:rsidRDefault="00AE269C" w:rsidP="006F6B4C">
            <w:r>
              <w:t>Category3</w:t>
            </w:r>
          </w:p>
        </w:tc>
      </w:tr>
      <w:tr w:rsidR="00AE269C" w:rsidRPr="00A94B63" w14:paraId="121BFA91" w14:textId="77777777" w:rsidTr="006F6B4C">
        <w:trPr>
          <w:trHeight w:val="300"/>
        </w:trPr>
        <w:tc>
          <w:tcPr>
            <w:tcW w:w="4180" w:type="dxa"/>
            <w:noWrap/>
          </w:tcPr>
          <w:p w14:paraId="115C3491" w14:textId="1EA3DC76" w:rsidR="00AE269C" w:rsidRDefault="00AE269C" w:rsidP="006F6B4C">
            <w:proofErr w:type="spellStart"/>
            <w:r>
              <w:t>lotCtrlFlag</w:t>
            </w:r>
            <w:proofErr w:type="spellEnd"/>
          </w:p>
        </w:tc>
        <w:tc>
          <w:tcPr>
            <w:tcW w:w="4820" w:type="dxa"/>
            <w:noWrap/>
          </w:tcPr>
          <w:p w14:paraId="19594E42" w14:textId="43197B8D" w:rsidR="00AE269C" w:rsidRDefault="00AE269C" w:rsidP="006F6B4C">
            <w:r>
              <w:t xml:space="preserve">If </w:t>
            </w:r>
            <w:proofErr w:type="spellStart"/>
            <w:r>
              <w:t>ItemTrackingOption</w:t>
            </w:r>
            <w:proofErr w:type="spellEnd"/>
            <w:r>
              <w:t xml:space="preserve"> = 3 (True)</w:t>
            </w:r>
          </w:p>
        </w:tc>
      </w:tr>
      <w:tr w:rsidR="00AE269C" w:rsidRPr="00A94B63" w14:paraId="3B5C80D4" w14:textId="77777777" w:rsidTr="006F6B4C">
        <w:trPr>
          <w:trHeight w:val="300"/>
        </w:trPr>
        <w:tc>
          <w:tcPr>
            <w:tcW w:w="4180" w:type="dxa"/>
            <w:noWrap/>
          </w:tcPr>
          <w:p w14:paraId="5235F29A" w14:textId="42F50B61" w:rsidR="00AE269C" w:rsidRDefault="00AE269C" w:rsidP="006F6B4C">
            <w:proofErr w:type="spellStart"/>
            <w:r>
              <w:t>serialCtrlFlag</w:t>
            </w:r>
            <w:proofErr w:type="spellEnd"/>
          </w:p>
        </w:tc>
        <w:tc>
          <w:tcPr>
            <w:tcW w:w="4820" w:type="dxa"/>
            <w:noWrap/>
          </w:tcPr>
          <w:p w14:paraId="7AA8DE13" w14:textId="792A5379" w:rsidR="00AE269C" w:rsidRDefault="00AE269C" w:rsidP="006F6B4C">
            <w:r>
              <w:t xml:space="preserve">If </w:t>
            </w:r>
            <w:proofErr w:type="spellStart"/>
            <w:r>
              <w:t>ItemTrackingOption</w:t>
            </w:r>
            <w:proofErr w:type="spellEnd"/>
            <w:r>
              <w:t xml:space="preserve"> = 2 (True)</w:t>
            </w:r>
          </w:p>
        </w:tc>
      </w:tr>
      <w:tr w:rsidR="00AE269C" w:rsidRPr="00A94B63" w14:paraId="13665546" w14:textId="77777777" w:rsidTr="006F6B4C">
        <w:trPr>
          <w:trHeight w:val="300"/>
        </w:trPr>
        <w:tc>
          <w:tcPr>
            <w:tcW w:w="4180" w:type="dxa"/>
            <w:noWrap/>
          </w:tcPr>
          <w:p w14:paraId="3766CCE5" w14:textId="1B1F58A1" w:rsidR="00AE269C" w:rsidRDefault="00AE269C" w:rsidP="006F6B4C">
            <w:r>
              <w:t>imCust1</w:t>
            </w:r>
          </w:p>
        </w:tc>
        <w:tc>
          <w:tcPr>
            <w:tcW w:w="4820" w:type="dxa"/>
            <w:noWrap/>
          </w:tcPr>
          <w:p w14:paraId="7DCF43BB" w14:textId="1528ABD2" w:rsidR="00AE269C" w:rsidRDefault="00AE269C" w:rsidP="006F6B4C">
            <w:r>
              <w:t>Category1</w:t>
            </w:r>
          </w:p>
        </w:tc>
      </w:tr>
      <w:tr w:rsidR="00AE269C" w:rsidRPr="00A94B63" w14:paraId="10DF190A" w14:textId="77777777" w:rsidTr="006F6B4C">
        <w:trPr>
          <w:trHeight w:val="300"/>
        </w:trPr>
        <w:tc>
          <w:tcPr>
            <w:tcW w:w="4180" w:type="dxa"/>
            <w:noWrap/>
          </w:tcPr>
          <w:p w14:paraId="515B0755" w14:textId="6F15FA5F" w:rsidR="00AE269C" w:rsidRDefault="00AE269C" w:rsidP="006F6B4C">
            <w:r>
              <w:t>imCust4</w:t>
            </w:r>
          </w:p>
        </w:tc>
        <w:tc>
          <w:tcPr>
            <w:tcW w:w="4820" w:type="dxa"/>
            <w:noWrap/>
          </w:tcPr>
          <w:p w14:paraId="2C35392C" w14:textId="5FD2E2F7" w:rsidR="00AE269C" w:rsidRDefault="00AE269C" w:rsidP="006F6B4C">
            <w:r>
              <w:t>Category2</w:t>
            </w:r>
          </w:p>
        </w:tc>
      </w:tr>
      <w:tr w:rsidR="00AE269C" w:rsidRPr="00A94B63" w14:paraId="634B0EFF" w14:textId="77777777" w:rsidTr="006F6B4C">
        <w:trPr>
          <w:trHeight w:val="300"/>
        </w:trPr>
        <w:tc>
          <w:tcPr>
            <w:tcW w:w="4180" w:type="dxa"/>
            <w:noWrap/>
          </w:tcPr>
          <w:p w14:paraId="0446EBB3" w14:textId="0FA8225C" w:rsidR="00AE269C" w:rsidRDefault="00AE269C" w:rsidP="006F6B4C">
            <w:r>
              <w:t>imCust5</w:t>
            </w:r>
          </w:p>
        </w:tc>
        <w:tc>
          <w:tcPr>
            <w:tcW w:w="4820" w:type="dxa"/>
            <w:noWrap/>
          </w:tcPr>
          <w:p w14:paraId="2FCCEA73" w14:textId="518705D3" w:rsidR="00AE269C" w:rsidRDefault="00AE269C" w:rsidP="006F6B4C">
            <w:r>
              <w:t>Category3</w:t>
            </w:r>
          </w:p>
        </w:tc>
      </w:tr>
      <w:tr w:rsidR="00AE269C" w:rsidRPr="00A94B63" w14:paraId="4B37594D" w14:textId="77777777" w:rsidTr="006F6B4C">
        <w:trPr>
          <w:trHeight w:val="300"/>
        </w:trPr>
        <w:tc>
          <w:tcPr>
            <w:tcW w:w="4180" w:type="dxa"/>
            <w:noWrap/>
          </w:tcPr>
          <w:p w14:paraId="61EE4EF1" w14:textId="0CC5EC32" w:rsidR="00AE269C" w:rsidRDefault="00AE269C" w:rsidP="006F6B4C">
            <w:r>
              <w:t>imCust6</w:t>
            </w:r>
          </w:p>
        </w:tc>
        <w:tc>
          <w:tcPr>
            <w:tcW w:w="4820" w:type="dxa"/>
            <w:noWrap/>
          </w:tcPr>
          <w:p w14:paraId="0E576E83" w14:textId="35485C66" w:rsidR="00AE269C" w:rsidRDefault="00AE269C" w:rsidP="006F6B4C">
            <w:r>
              <w:t>Category4</w:t>
            </w:r>
          </w:p>
        </w:tc>
      </w:tr>
      <w:tr w:rsidR="00AE269C" w:rsidRPr="00A94B63" w14:paraId="0F9A0A35" w14:textId="77777777" w:rsidTr="006F6B4C">
        <w:trPr>
          <w:trHeight w:val="300"/>
        </w:trPr>
        <w:tc>
          <w:tcPr>
            <w:tcW w:w="4180" w:type="dxa"/>
            <w:noWrap/>
          </w:tcPr>
          <w:p w14:paraId="43132124" w14:textId="2AA96811" w:rsidR="00AE269C" w:rsidRDefault="00AE269C" w:rsidP="006F6B4C">
            <w:r>
              <w:t>imCust7</w:t>
            </w:r>
          </w:p>
        </w:tc>
        <w:tc>
          <w:tcPr>
            <w:tcW w:w="4820" w:type="dxa"/>
            <w:noWrap/>
          </w:tcPr>
          <w:p w14:paraId="4FEB43EF" w14:textId="6DABE63B" w:rsidR="00AE269C" w:rsidRDefault="00AE269C" w:rsidP="006F6B4C">
            <w:r>
              <w:t>Category5</w:t>
            </w:r>
          </w:p>
        </w:tc>
      </w:tr>
      <w:tr w:rsidR="00AE269C" w:rsidRPr="00A94B63" w14:paraId="10D68713" w14:textId="77777777" w:rsidTr="006F6B4C">
        <w:trPr>
          <w:trHeight w:val="300"/>
        </w:trPr>
        <w:tc>
          <w:tcPr>
            <w:tcW w:w="4180" w:type="dxa"/>
            <w:noWrap/>
          </w:tcPr>
          <w:p w14:paraId="7D70C40A" w14:textId="51C70466" w:rsidR="00AE269C" w:rsidRDefault="00AE269C" w:rsidP="006F6B4C">
            <w:r>
              <w:t>imCust8</w:t>
            </w:r>
          </w:p>
        </w:tc>
        <w:tc>
          <w:tcPr>
            <w:tcW w:w="4820" w:type="dxa"/>
            <w:noWrap/>
          </w:tcPr>
          <w:p w14:paraId="6A1DB5DB" w14:textId="5ADF5B4C" w:rsidR="00AE269C" w:rsidRDefault="00AE269C" w:rsidP="006F6B4C">
            <w:r>
              <w:t>Category6</w:t>
            </w:r>
          </w:p>
        </w:tc>
      </w:tr>
      <w:tr w:rsidR="00AE269C" w:rsidRPr="00A94B63" w14:paraId="3152FD96" w14:textId="77777777" w:rsidTr="006F6B4C">
        <w:trPr>
          <w:trHeight w:val="300"/>
        </w:trPr>
        <w:tc>
          <w:tcPr>
            <w:tcW w:w="4180" w:type="dxa"/>
            <w:noWrap/>
          </w:tcPr>
          <w:p w14:paraId="5F7C7A2A" w14:textId="7767CE21" w:rsidR="00AE269C" w:rsidRDefault="00AE269C" w:rsidP="006F6B4C">
            <w:r>
              <w:t>imCust9</w:t>
            </w:r>
          </w:p>
        </w:tc>
        <w:tc>
          <w:tcPr>
            <w:tcW w:w="4820" w:type="dxa"/>
            <w:noWrap/>
          </w:tcPr>
          <w:p w14:paraId="456791D9" w14:textId="3D62A5E9" w:rsidR="00AE269C" w:rsidRDefault="00AE269C" w:rsidP="006F6B4C">
            <w:r>
              <w:t>Alternate Item 1</w:t>
            </w:r>
          </w:p>
        </w:tc>
      </w:tr>
      <w:tr w:rsidR="00AE269C" w:rsidRPr="00A94B63" w14:paraId="29580333" w14:textId="77777777" w:rsidTr="006F6B4C">
        <w:trPr>
          <w:trHeight w:val="300"/>
        </w:trPr>
        <w:tc>
          <w:tcPr>
            <w:tcW w:w="4180" w:type="dxa"/>
            <w:noWrap/>
          </w:tcPr>
          <w:p w14:paraId="2E1704A3" w14:textId="6E2E8BAD" w:rsidR="00AE269C" w:rsidRDefault="00AE269C" w:rsidP="006F6B4C">
            <w:r>
              <w:t>imCust10</w:t>
            </w:r>
          </w:p>
        </w:tc>
        <w:tc>
          <w:tcPr>
            <w:tcW w:w="4820" w:type="dxa"/>
            <w:noWrap/>
          </w:tcPr>
          <w:p w14:paraId="4419B596" w14:textId="132C8D95" w:rsidR="00AE269C" w:rsidRDefault="00AE269C" w:rsidP="006F6B4C">
            <w:r>
              <w:t>Alternate Item 2</w:t>
            </w:r>
          </w:p>
        </w:tc>
      </w:tr>
      <w:tr w:rsidR="00AE269C" w:rsidRPr="00A94B63" w14:paraId="316D65C3" w14:textId="77777777" w:rsidTr="006F6B4C">
        <w:trPr>
          <w:trHeight w:val="300"/>
        </w:trPr>
        <w:tc>
          <w:tcPr>
            <w:tcW w:w="4180" w:type="dxa"/>
            <w:noWrap/>
          </w:tcPr>
          <w:p w14:paraId="02307347" w14:textId="597D7489" w:rsidR="00AE269C" w:rsidRDefault="00AE269C" w:rsidP="006F6B4C">
            <w:proofErr w:type="spellStart"/>
            <w:r>
              <w:t>markForOsFlag</w:t>
            </w:r>
            <w:proofErr w:type="spellEnd"/>
          </w:p>
        </w:tc>
        <w:tc>
          <w:tcPr>
            <w:tcW w:w="4820" w:type="dxa"/>
            <w:noWrap/>
          </w:tcPr>
          <w:p w14:paraId="17C310EF" w14:textId="592D3E3F" w:rsidR="00AE269C" w:rsidRDefault="00AE269C" w:rsidP="006F6B4C">
            <w:r>
              <w:t>Y</w:t>
            </w:r>
          </w:p>
        </w:tc>
      </w:tr>
      <w:tr w:rsidR="00AE269C" w:rsidRPr="00A94B63" w14:paraId="5D8A58B8" w14:textId="77777777" w:rsidTr="006F6B4C">
        <w:trPr>
          <w:trHeight w:val="300"/>
        </w:trPr>
        <w:tc>
          <w:tcPr>
            <w:tcW w:w="4180" w:type="dxa"/>
            <w:noWrap/>
          </w:tcPr>
          <w:p w14:paraId="320E1BA4" w14:textId="4393A32F" w:rsidR="00AE269C" w:rsidRDefault="00AE269C" w:rsidP="006F6B4C">
            <w:proofErr w:type="spellStart"/>
            <w:r>
              <w:t>hostTrackingFlag</w:t>
            </w:r>
            <w:proofErr w:type="spellEnd"/>
          </w:p>
        </w:tc>
        <w:tc>
          <w:tcPr>
            <w:tcW w:w="4820" w:type="dxa"/>
            <w:noWrap/>
          </w:tcPr>
          <w:p w14:paraId="62471F58" w14:textId="11E81001" w:rsidR="00AE269C" w:rsidRDefault="00AE269C" w:rsidP="006F6B4C">
            <w:r>
              <w:t>Y</w:t>
            </w:r>
          </w:p>
        </w:tc>
      </w:tr>
      <w:tr w:rsidR="00AE269C" w:rsidRPr="00A94B63" w14:paraId="51461683" w14:textId="77777777" w:rsidTr="006F6B4C">
        <w:trPr>
          <w:trHeight w:val="300"/>
        </w:trPr>
        <w:tc>
          <w:tcPr>
            <w:tcW w:w="4180" w:type="dxa"/>
            <w:noWrap/>
          </w:tcPr>
          <w:p w14:paraId="72FCC6EE" w14:textId="6A67EB08" w:rsidR="00AE269C" w:rsidRDefault="00AE269C" w:rsidP="006F6B4C">
            <w:proofErr w:type="spellStart"/>
            <w:r>
              <w:t>caseConveyFlag</w:t>
            </w:r>
            <w:proofErr w:type="spellEnd"/>
          </w:p>
        </w:tc>
        <w:tc>
          <w:tcPr>
            <w:tcW w:w="4820" w:type="dxa"/>
            <w:noWrap/>
          </w:tcPr>
          <w:p w14:paraId="66687B11" w14:textId="2FB06FB8" w:rsidR="00AE269C" w:rsidRDefault="00AE269C" w:rsidP="006F6B4C">
            <w:r>
              <w:t>N</w:t>
            </w:r>
          </w:p>
        </w:tc>
      </w:tr>
      <w:tr w:rsidR="00AE269C" w:rsidRPr="00A94B63" w14:paraId="4AD0B2BE" w14:textId="77777777" w:rsidTr="006F6B4C">
        <w:trPr>
          <w:trHeight w:val="300"/>
        </w:trPr>
        <w:tc>
          <w:tcPr>
            <w:tcW w:w="4180" w:type="dxa"/>
            <w:noWrap/>
          </w:tcPr>
          <w:p w14:paraId="0A062915" w14:textId="765A8F46" w:rsidR="00AE269C" w:rsidRDefault="00AE269C" w:rsidP="006F6B4C">
            <w:proofErr w:type="spellStart"/>
            <w:r>
              <w:t>autoLabelFlag</w:t>
            </w:r>
            <w:proofErr w:type="spellEnd"/>
          </w:p>
        </w:tc>
        <w:tc>
          <w:tcPr>
            <w:tcW w:w="4820" w:type="dxa"/>
            <w:noWrap/>
          </w:tcPr>
          <w:p w14:paraId="2962B544" w14:textId="0B376433" w:rsidR="00AE269C" w:rsidRDefault="00AE269C" w:rsidP="006F6B4C">
            <w:r>
              <w:t>N</w:t>
            </w:r>
          </w:p>
        </w:tc>
      </w:tr>
    </w:tbl>
    <w:p w14:paraId="0C4DA811" w14:textId="1A353B84" w:rsidR="00C101EE" w:rsidRDefault="00C101EE" w:rsidP="00C101EE"/>
    <w:p w14:paraId="2B416105" w14:textId="58FD504C" w:rsidR="00B908F9" w:rsidRDefault="00B908F9" w:rsidP="00B908F9">
      <w:pPr>
        <w:pStyle w:val="Heading3"/>
      </w:pPr>
      <w:bookmarkStart w:id="33" w:name="_Toc53407163"/>
      <w:r>
        <w:t>Receipt</w:t>
      </w:r>
      <w:bookmarkEnd w:id="33"/>
      <w:r>
        <w:t xml:space="preserve"> </w:t>
      </w:r>
    </w:p>
    <w:p w14:paraId="0633CB1F" w14:textId="77777777" w:rsidR="00B908F9" w:rsidRDefault="00B908F9" w:rsidP="00B908F9">
      <w:pPr>
        <w:ind w:firstLine="720"/>
      </w:pPr>
      <w:r w:rsidRPr="00A94B63">
        <w:t>Header Fields</w:t>
      </w:r>
    </w:p>
    <w:tbl>
      <w:tblPr>
        <w:tblStyle w:val="TableGrid"/>
        <w:tblW w:w="0" w:type="auto"/>
        <w:tblInd w:w="895" w:type="dxa"/>
        <w:tblLook w:val="04A0" w:firstRow="1" w:lastRow="0" w:firstColumn="1" w:lastColumn="0" w:noHBand="0" w:noVBand="1"/>
      </w:tblPr>
      <w:tblGrid>
        <w:gridCol w:w="4180"/>
        <w:gridCol w:w="4820"/>
      </w:tblGrid>
      <w:tr w:rsidR="00B908F9" w14:paraId="45736DA8" w14:textId="77777777" w:rsidTr="00B908F9">
        <w:tc>
          <w:tcPr>
            <w:tcW w:w="4180" w:type="dxa"/>
            <w:shd w:val="clear" w:color="auto" w:fill="EDEDED" w:themeFill="accent3" w:themeFillTint="33"/>
          </w:tcPr>
          <w:p w14:paraId="0C04109F" w14:textId="77777777" w:rsidR="00B908F9" w:rsidRPr="00136E04" w:rsidRDefault="00B908F9" w:rsidP="00B908F9">
            <w:pPr>
              <w:pStyle w:val="ListParagraph"/>
              <w:ind w:left="0"/>
              <w:rPr>
                <w:b/>
              </w:rPr>
            </w:pPr>
            <w:r>
              <w:rPr>
                <w:b/>
              </w:rPr>
              <w:t>Powerhouse Field</w:t>
            </w:r>
          </w:p>
        </w:tc>
        <w:tc>
          <w:tcPr>
            <w:tcW w:w="4820" w:type="dxa"/>
            <w:shd w:val="clear" w:color="auto" w:fill="EDEDED" w:themeFill="accent3" w:themeFillTint="33"/>
          </w:tcPr>
          <w:p w14:paraId="12FE6B9F" w14:textId="77777777" w:rsidR="00B908F9" w:rsidRPr="00136E04" w:rsidRDefault="00B908F9" w:rsidP="00B908F9">
            <w:pPr>
              <w:pStyle w:val="ListParagraph"/>
              <w:ind w:left="0"/>
              <w:rPr>
                <w:b/>
              </w:rPr>
            </w:pPr>
            <w:r>
              <w:rPr>
                <w:b/>
              </w:rPr>
              <w:t>Dynamics GP Field / Default Value</w:t>
            </w:r>
          </w:p>
        </w:tc>
      </w:tr>
      <w:tr w:rsidR="00B908F9" w:rsidRPr="00A94B63" w14:paraId="4017E6DE" w14:textId="77777777" w:rsidTr="00B908F9">
        <w:trPr>
          <w:trHeight w:val="300"/>
        </w:trPr>
        <w:tc>
          <w:tcPr>
            <w:tcW w:w="4180" w:type="dxa"/>
            <w:noWrap/>
            <w:hideMark/>
          </w:tcPr>
          <w:p w14:paraId="78429707" w14:textId="0A841661" w:rsidR="00B908F9" w:rsidRPr="00A94B63" w:rsidRDefault="00B908F9" w:rsidP="00B908F9">
            <w:proofErr w:type="spellStart"/>
            <w:r>
              <w:t>warehouseId</w:t>
            </w:r>
            <w:proofErr w:type="spellEnd"/>
          </w:p>
        </w:tc>
        <w:tc>
          <w:tcPr>
            <w:tcW w:w="4820" w:type="dxa"/>
            <w:noWrap/>
            <w:hideMark/>
          </w:tcPr>
          <w:p w14:paraId="2DA8CEF2" w14:textId="7937F2C5" w:rsidR="00B908F9" w:rsidRPr="00A94B63" w:rsidRDefault="00B908F9" w:rsidP="00B908F9">
            <w:r>
              <w:t>Mapped location code</w:t>
            </w:r>
          </w:p>
        </w:tc>
      </w:tr>
      <w:tr w:rsidR="00B908F9" w:rsidRPr="00A94B63" w14:paraId="5478800D" w14:textId="77777777" w:rsidTr="00B908F9">
        <w:trPr>
          <w:trHeight w:val="300"/>
        </w:trPr>
        <w:tc>
          <w:tcPr>
            <w:tcW w:w="4180" w:type="dxa"/>
            <w:noWrap/>
          </w:tcPr>
          <w:p w14:paraId="7021425F" w14:textId="69581E85" w:rsidR="00B908F9" w:rsidRDefault="00B908F9" w:rsidP="00B908F9">
            <w:proofErr w:type="spellStart"/>
            <w:r>
              <w:t>owner</w:t>
            </w:r>
            <w:r w:rsidR="00C13D6D">
              <w:t>Id</w:t>
            </w:r>
            <w:proofErr w:type="spellEnd"/>
          </w:p>
        </w:tc>
        <w:tc>
          <w:tcPr>
            <w:tcW w:w="4820" w:type="dxa"/>
            <w:noWrap/>
          </w:tcPr>
          <w:p w14:paraId="46FC348B" w14:textId="2EFBDEB5" w:rsidR="00B908F9" w:rsidRDefault="00B908F9" w:rsidP="00B908F9">
            <w:r>
              <w:t>Owner field from Settings</w:t>
            </w:r>
          </w:p>
        </w:tc>
      </w:tr>
      <w:tr w:rsidR="00B908F9" w:rsidRPr="00A94B63" w14:paraId="5B8390EF" w14:textId="77777777" w:rsidTr="00B908F9">
        <w:trPr>
          <w:trHeight w:val="300"/>
        </w:trPr>
        <w:tc>
          <w:tcPr>
            <w:tcW w:w="4180" w:type="dxa"/>
            <w:noWrap/>
          </w:tcPr>
          <w:p w14:paraId="2FA625D8" w14:textId="0F669AA5" w:rsidR="00B908F9" w:rsidRDefault="00C13D6D" w:rsidP="00B908F9">
            <w:r>
              <w:t>Po</w:t>
            </w:r>
          </w:p>
        </w:tc>
        <w:tc>
          <w:tcPr>
            <w:tcW w:w="4820" w:type="dxa"/>
            <w:noWrap/>
          </w:tcPr>
          <w:p w14:paraId="140694B5" w14:textId="0876393A" w:rsidR="00B908F9" w:rsidRDefault="00C13D6D" w:rsidP="00B908F9">
            <w:proofErr w:type="spellStart"/>
            <w:r>
              <w:t>ContainerID</w:t>
            </w:r>
            <w:proofErr w:type="spellEnd"/>
          </w:p>
        </w:tc>
      </w:tr>
      <w:tr w:rsidR="00C13D6D" w:rsidRPr="00A94B63" w14:paraId="3C90EC2B" w14:textId="77777777" w:rsidTr="00B908F9">
        <w:trPr>
          <w:trHeight w:val="300"/>
        </w:trPr>
        <w:tc>
          <w:tcPr>
            <w:tcW w:w="4180" w:type="dxa"/>
            <w:noWrap/>
          </w:tcPr>
          <w:p w14:paraId="0D555D02" w14:textId="2462DA8F" w:rsidR="00C13D6D" w:rsidRDefault="00C13D6D" w:rsidP="00B908F9">
            <w:proofErr w:type="spellStart"/>
            <w:r>
              <w:t>releaseNum</w:t>
            </w:r>
            <w:proofErr w:type="spellEnd"/>
          </w:p>
        </w:tc>
        <w:tc>
          <w:tcPr>
            <w:tcW w:w="4820" w:type="dxa"/>
            <w:noWrap/>
          </w:tcPr>
          <w:p w14:paraId="1EDDC30F" w14:textId="15DC0999" w:rsidR="00C13D6D" w:rsidRDefault="00C13D6D" w:rsidP="00B908F9">
            <w:r>
              <w:t>0</w:t>
            </w:r>
          </w:p>
        </w:tc>
      </w:tr>
      <w:tr w:rsidR="00C13D6D" w:rsidRPr="00A94B63" w14:paraId="1AB81DFB" w14:textId="77777777" w:rsidTr="00B908F9">
        <w:trPr>
          <w:trHeight w:val="300"/>
        </w:trPr>
        <w:tc>
          <w:tcPr>
            <w:tcW w:w="4180" w:type="dxa"/>
            <w:noWrap/>
          </w:tcPr>
          <w:p w14:paraId="34E8D56C" w14:textId="4375F1A1" w:rsidR="00C13D6D" w:rsidRDefault="00C13D6D" w:rsidP="00B908F9">
            <w:proofErr w:type="spellStart"/>
            <w:r>
              <w:t>createdUsrID</w:t>
            </w:r>
            <w:proofErr w:type="spellEnd"/>
          </w:p>
        </w:tc>
        <w:tc>
          <w:tcPr>
            <w:tcW w:w="4820" w:type="dxa"/>
            <w:noWrap/>
          </w:tcPr>
          <w:p w14:paraId="63504D73" w14:textId="55A8B2E4" w:rsidR="00C13D6D" w:rsidRDefault="00C13D6D" w:rsidP="00B908F9">
            <w:r>
              <w:t xml:space="preserve">User ID of </w:t>
            </w:r>
            <w:proofErr w:type="spellStart"/>
            <w:r>
              <w:t>Globals</w:t>
            </w:r>
            <w:proofErr w:type="spellEnd"/>
          </w:p>
        </w:tc>
      </w:tr>
      <w:tr w:rsidR="00C13D6D" w:rsidRPr="00A94B63" w14:paraId="2235F260" w14:textId="77777777" w:rsidTr="00B908F9">
        <w:trPr>
          <w:trHeight w:val="300"/>
        </w:trPr>
        <w:tc>
          <w:tcPr>
            <w:tcW w:w="4180" w:type="dxa"/>
            <w:noWrap/>
          </w:tcPr>
          <w:p w14:paraId="506258DB" w14:textId="4343CE4B" w:rsidR="00C13D6D" w:rsidRDefault="00C13D6D" w:rsidP="00B908F9">
            <w:proofErr w:type="spellStart"/>
            <w:r>
              <w:t>createdDate</w:t>
            </w:r>
            <w:proofErr w:type="spellEnd"/>
          </w:p>
        </w:tc>
        <w:tc>
          <w:tcPr>
            <w:tcW w:w="4820" w:type="dxa"/>
            <w:noWrap/>
          </w:tcPr>
          <w:p w14:paraId="67F7A305" w14:textId="52E999FF" w:rsidR="00C13D6D" w:rsidRDefault="00C13D6D" w:rsidP="00B908F9">
            <w:proofErr w:type="spellStart"/>
            <w:r>
              <w:t>DateSent</w:t>
            </w:r>
            <w:proofErr w:type="spellEnd"/>
          </w:p>
        </w:tc>
      </w:tr>
      <w:tr w:rsidR="00C13D6D" w:rsidRPr="00A94B63" w14:paraId="09BBB615" w14:textId="77777777" w:rsidTr="00B908F9">
        <w:trPr>
          <w:trHeight w:val="300"/>
        </w:trPr>
        <w:tc>
          <w:tcPr>
            <w:tcW w:w="4180" w:type="dxa"/>
            <w:noWrap/>
          </w:tcPr>
          <w:p w14:paraId="333E95E3" w14:textId="60245F6B" w:rsidR="00C13D6D" w:rsidRDefault="00C13D6D" w:rsidP="00B908F9">
            <w:proofErr w:type="spellStart"/>
            <w:r>
              <w:lastRenderedPageBreak/>
              <w:t>receiptType</w:t>
            </w:r>
            <w:proofErr w:type="spellEnd"/>
          </w:p>
        </w:tc>
        <w:tc>
          <w:tcPr>
            <w:tcW w:w="4820" w:type="dxa"/>
            <w:noWrap/>
          </w:tcPr>
          <w:p w14:paraId="0308F56B" w14:textId="42C0C03E" w:rsidR="00C13D6D" w:rsidRDefault="00C13D6D" w:rsidP="00B908F9">
            <w:r>
              <w:t>CONTR</w:t>
            </w:r>
          </w:p>
        </w:tc>
      </w:tr>
    </w:tbl>
    <w:p w14:paraId="0738F84B" w14:textId="339338F3" w:rsidR="00C101EE" w:rsidRPr="00C101EE" w:rsidRDefault="0059230C" w:rsidP="00C101EE">
      <w:r>
        <w:tab/>
      </w:r>
    </w:p>
    <w:p w14:paraId="7B25EB5F" w14:textId="77777777" w:rsidR="00C13D6D" w:rsidRDefault="00C13D6D" w:rsidP="00C13D6D">
      <w:pPr>
        <w:ind w:firstLine="720"/>
      </w:pPr>
      <w:r>
        <w:t>Line</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C13D6D" w14:paraId="1E64D228" w14:textId="77777777" w:rsidTr="00A817B5">
        <w:tc>
          <w:tcPr>
            <w:tcW w:w="4180" w:type="dxa"/>
            <w:shd w:val="clear" w:color="auto" w:fill="EDEDED" w:themeFill="accent3" w:themeFillTint="33"/>
          </w:tcPr>
          <w:p w14:paraId="78C3A860" w14:textId="77777777" w:rsidR="00C13D6D" w:rsidRPr="00136E04" w:rsidRDefault="00C13D6D" w:rsidP="00A817B5">
            <w:pPr>
              <w:pStyle w:val="ListParagraph"/>
              <w:ind w:left="0"/>
              <w:rPr>
                <w:b/>
              </w:rPr>
            </w:pPr>
            <w:r>
              <w:rPr>
                <w:b/>
              </w:rPr>
              <w:t>Powerhouse Field</w:t>
            </w:r>
          </w:p>
        </w:tc>
        <w:tc>
          <w:tcPr>
            <w:tcW w:w="4820" w:type="dxa"/>
            <w:shd w:val="clear" w:color="auto" w:fill="EDEDED" w:themeFill="accent3" w:themeFillTint="33"/>
          </w:tcPr>
          <w:p w14:paraId="051F574D" w14:textId="77777777" w:rsidR="00C13D6D" w:rsidRPr="00136E04" w:rsidRDefault="00C13D6D" w:rsidP="00A817B5">
            <w:pPr>
              <w:pStyle w:val="ListParagraph"/>
              <w:ind w:left="0"/>
              <w:rPr>
                <w:b/>
              </w:rPr>
            </w:pPr>
            <w:r>
              <w:rPr>
                <w:b/>
              </w:rPr>
              <w:t>Dynamics GP Field / Default Value</w:t>
            </w:r>
          </w:p>
        </w:tc>
      </w:tr>
      <w:tr w:rsidR="00C13D6D" w:rsidRPr="00A94B63" w14:paraId="521CFAE4" w14:textId="77777777" w:rsidTr="00A817B5">
        <w:trPr>
          <w:trHeight w:val="300"/>
        </w:trPr>
        <w:tc>
          <w:tcPr>
            <w:tcW w:w="4180" w:type="dxa"/>
            <w:noWrap/>
            <w:hideMark/>
          </w:tcPr>
          <w:p w14:paraId="0C1CBF7B" w14:textId="77777777" w:rsidR="00C13D6D" w:rsidRPr="00A94B63" w:rsidRDefault="00C13D6D" w:rsidP="00A817B5">
            <w:proofErr w:type="spellStart"/>
            <w:r>
              <w:t>warehouseId</w:t>
            </w:r>
            <w:proofErr w:type="spellEnd"/>
          </w:p>
        </w:tc>
        <w:tc>
          <w:tcPr>
            <w:tcW w:w="4820" w:type="dxa"/>
            <w:noWrap/>
            <w:hideMark/>
          </w:tcPr>
          <w:p w14:paraId="45EA8C81" w14:textId="77777777" w:rsidR="00C13D6D" w:rsidRPr="00A94B63" w:rsidRDefault="00C13D6D" w:rsidP="00A817B5">
            <w:r>
              <w:t>Mapped location code</w:t>
            </w:r>
          </w:p>
        </w:tc>
      </w:tr>
      <w:tr w:rsidR="00C13D6D" w:rsidRPr="00A94B63" w14:paraId="2B90F655" w14:textId="77777777" w:rsidTr="00A817B5">
        <w:trPr>
          <w:trHeight w:val="300"/>
        </w:trPr>
        <w:tc>
          <w:tcPr>
            <w:tcW w:w="4180" w:type="dxa"/>
            <w:noWrap/>
          </w:tcPr>
          <w:p w14:paraId="3CD1E85A" w14:textId="77777777" w:rsidR="00C13D6D" w:rsidRDefault="00C13D6D" w:rsidP="00A817B5">
            <w:proofErr w:type="spellStart"/>
            <w:r>
              <w:t>ownerId</w:t>
            </w:r>
            <w:proofErr w:type="spellEnd"/>
          </w:p>
        </w:tc>
        <w:tc>
          <w:tcPr>
            <w:tcW w:w="4820" w:type="dxa"/>
            <w:noWrap/>
          </w:tcPr>
          <w:p w14:paraId="5BCB9145" w14:textId="77777777" w:rsidR="00C13D6D" w:rsidRDefault="00C13D6D" w:rsidP="00A817B5">
            <w:r>
              <w:t>Owner field from Settings</w:t>
            </w:r>
          </w:p>
        </w:tc>
      </w:tr>
      <w:tr w:rsidR="00C13D6D" w:rsidRPr="00A94B63" w14:paraId="56C4F34F" w14:textId="77777777" w:rsidTr="00A817B5">
        <w:trPr>
          <w:trHeight w:val="300"/>
        </w:trPr>
        <w:tc>
          <w:tcPr>
            <w:tcW w:w="4180" w:type="dxa"/>
            <w:noWrap/>
          </w:tcPr>
          <w:p w14:paraId="7346F4CA" w14:textId="77777777" w:rsidR="00C13D6D" w:rsidRDefault="00C13D6D" w:rsidP="00A817B5">
            <w:r>
              <w:t>Po</w:t>
            </w:r>
          </w:p>
        </w:tc>
        <w:tc>
          <w:tcPr>
            <w:tcW w:w="4820" w:type="dxa"/>
            <w:noWrap/>
          </w:tcPr>
          <w:p w14:paraId="0429E864" w14:textId="77777777" w:rsidR="00C13D6D" w:rsidRDefault="00C13D6D" w:rsidP="00A817B5">
            <w:proofErr w:type="spellStart"/>
            <w:r>
              <w:t>ContainerID</w:t>
            </w:r>
            <w:proofErr w:type="spellEnd"/>
          </w:p>
        </w:tc>
      </w:tr>
      <w:tr w:rsidR="00C13D6D" w:rsidRPr="00A94B63" w14:paraId="0A863676" w14:textId="77777777" w:rsidTr="00A817B5">
        <w:trPr>
          <w:trHeight w:val="300"/>
        </w:trPr>
        <w:tc>
          <w:tcPr>
            <w:tcW w:w="4180" w:type="dxa"/>
            <w:noWrap/>
          </w:tcPr>
          <w:p w14:paraId="5CB6F344" w14:textId="77777777" w:rsidR="00C13D6D" w:rsidRDefault="00C13D6D" w:rsidP="00A817B5">
            <w:proofErr w:type="spellStart"/>
            <w:r>
              <w:t>releaseNum</w:t>
            </w:r>
            <w:proofErr w:type="spellEnd"/>
          </w:p>
        </w:tc>
        <w:tc>
          <w:tcPr>
            <w:tcW w:w="4820" w:type="dxa"/>
            <w:noWrap/>
          </w:tcPr>
          <w:p w14:paraId="719F622C" w14:textId="77777777" w:rsidR="00C13D6D" w:rsidRDefault="00C13D6D" w:rsidP="00A817B5">
            <w:r>
              <w:t>0</w:t>
            </w:r>
          </w:p>
        </w:tc>
      </w:tr>
      <w:tr w:rsidR="00C13D6D" w:rsidRPr="00943CB7" w14:paraId="6CFDFCD0" w14:textId="77777777" w:rsidTr="00A817B5">
        <w:trPr>
          <w:trHeight w:val="300"/>
        </w:trPr>
        <w:tc>
          <w:tcPr>
            <w:tcW w:w="4180" w:type="dxa"/>
            <w:noWrap/>
            <w:hideMark/>
          </w:tcPr>
          <w:p w14:paraId="1CDF1051" w14:textId="3A50A209" w:rsidR="00C13D6D" w:rsidRPr="00943CB7"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receiptLine</w:t>
            </w:r>
            <w:proofErr w:type="spellEnd"/>
          </w:p>
        </w:tc>
        <w:tc>
          <w:tcPr>
            <w:tcW w:w="4820" w:type="dxa"/>
            <w:noWrap/>
            <w:hideMark/>
          </w:tcPr>
          <w:p w14:paraId="3481A75A" w14:textId="45A0B0A7" w:rsidR="00C13D6D" w:rsidRPr="00943CB7"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Computed Counter (multiples of 16384).</w:t>
            </w:r>
          </w:p>
        </w:tc>
      </w:tr>
      <w:tr w:rsidR="00EB6FCD" w:rsidRPr="00943CB7" w14:paraId="0076CF99" w14:textId="77777777" w:rsidTr="00A817B5">
        <w:trPr>
          <w:trHeight w:val="300"/>
        </w:trPr>
        <w:tc>
          <w:tcPr>
            <w:tcW w:w="4180" w:type="dxa"/>
            <w:noWrap/>
          </w:tcPr>
          <w:p w14:paraId="6663221F" w14:textId="09632C36" w:rsidR="00EB6FCD" w:rsidRDefault="00EB6FCD" w:rsidP="00A817B5">
            <w:pPr>
              <w:rPr>
                <w:rFonts w:ascii="Calibri" w:eastAsia="Times New Roman" w:hAnsi="Calibri" w:cs="Calibri"/>
                <w:color w:val="000000"/>
                <w:lang w:eastAsia="en-PH"/>
              </w:rPr>
            </w:pPr>
            <w:proofErr w:type="spellStart"/>
            <w:r w:rsidRPr="00EB6FCD">
              <w:rPr>
                <w:rFonts w:ascii="Calibri" w:eastAsia="Times New Roman" w:hAnsi="Calibri" w:cs="Calibri"/>
                <w:color w:val="000000"/>
                <w:lang w:eastAsia="en-PH"/>
              </w:rPr>
              <w:t>itemId</w:t>
            </w:r>
            <w:proofErr w:type="spellEnd"/>
          </w:p>
        </w:tc>
        <w:tc>
          <w:tcPr>
            <w:tcW w:w="4820" w:type="dxa"/>
            <w:noWrap/>
          </w:tcPr>
          <w:p w14:paraId="0420FC2C" w14:textId="398A0687"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Item Number</w:t>
            </w:r>
          </w:p>
        </w:tc>
      </w:tr>
      <w:tr w:rsidR="00EB6FCD" w:rsidRPr="00943CB7" w14:paraId="637531A9" w14:textId="77777777" w:rsidTr="00A817B5">
        <w:trPr>
          <w:trHeight w:val="300"/>
        </w:trPr>
        <w:tc>
          <w:tcPr>
            <w:tcW w:w="4180" w:type="dxa"/>
            <w:noWrap/>
          </w:tcPr>
          <w:p w14:paraId="214DA80B" w14:textId="4DA660F4" w:rsidR="00EB6FCD" w:rsidRP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usrUom</w:t>
            </w:r>
            <w:proofErr w:type="spellEnd"/>
          </w:p>
        </w:tc>
        <w:tc>
          <w:tcPr>
            <w:tcW w:w="4820" w:type="dxa"/>
            <w:noWrap/>
          </w:tcPr>
          <w:p w14:paraId="3B3460DF" w14:textId="3B9C24B8"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UofM</w:t>
            </w:r>
          </w:p>
        </w:tc>
      </w:tr>
      <w:tr w:rsidR="00EB6FCD" w:rsidRPr="00943CB7" w14:paraId="6B60E036" w14:textId="77777777" w:rsidTr="00A817B5">
        <w:trPr>
          <w:trHeight w:val="300"/>
        </w:trPr>
        <w:tc>
          <w:tcPr>
            <w:tcW w:w="4180" w:type="dxa"/>
            <w:noWrap/>
          </w:tcPr>
          <w:p w14:paraId="67EF094F" w14:textId="2BFF406B"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piecesOrdered</w:t>
            </w:r>
            <w:proofErr w:type="spellEnd"/>
          </w:p>
        </w:tc>
        <w:tc>
          <w:tcPr>
            <w:tcW w:w="4820" w:type="dxa"/>
            <w:noWrap/>
          </w:tcPr>
          <w:p w14:paraId="5845086B" w14:textId="40CC1016"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QTYShipped</w:t>
            </w:r>
            <w:proofErr w:type="spellEnd"/>
            <w:r>
              <w:rPr>
                <w:rFonts w:ascii="Calibri" w:eastAsia="Times New Roman" w:hAnsi="Calibri" w:cs="Calibri"/>
                <w:color w:val="000000"/>
                <w:lang w:eastAsia="en-PH"/>
              </w:rPr>
              <w:t xml:space="preserve"> x U of M Qty in Base</w:t>
            </w:r>
          </w:p>
        </w:tc>
      </w:tr>
      <w:tr w:rsidR="00EB6FCD" w:rsidRPr="00943CB7" w14:paraId="0D175819" w14:textId="77777777" w:rsidTr="00A817B5">
        <w:trPr>
          <w:trHeight w:val="300"/>
        </w:trPr>
        <w:tc>
          <w:tcPr>
            <w:tcW w:w="4180" w:type="dxa"/>
            <w:noWrap/>
          </w:tcPr>
          <w:p w14:paraId="4DEE07E2" w14:textId="2F6FB825"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piecesExpected</w:t>
            </w:r>
            <w:proofErr w:type="spellEnd"/>
          </w:p>
        </w:tc>
        <w:tc>
          <w:tcPr>
            <w:tcW w:w="4820" w:type="dxa"/>
            <w:noWrap/>
          </w:tcPr>
          <w:p w14:paraId="3FB13A53" w14:textId="590B9123"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QTYShipped</w:t>
            </w:r>
            <w:proofErr w:type="spellEnd"/>
            <w:r>
              <w:rPr>
                <w:rFonts w:ascii="Calibri" w:eastAsia="Times New Roman" w:hAnsi="Calibri" w:cs="Calibri"/>
                <w:color w:val="000000"/>
                <w:lang w:eastAsia="en-PH"/>
              </w:rPr>
              <w:t xml:space="preserve"> x U of M Qty in Base</w:t>
            </w:r>
          </w:p>
        </w:tc>
      </w:tr>
      <w:tr w:rsidR="00EB6FCD" w:rsidRPr="00943CB7" w14:paraId="63051759" w14:textId="77777777" w:rsidTr="00A817B5">
        <w:trPr>
          <w:trHeight w:val="300"/>
        </w:trPr>
        <w:tc>
          <w:tcPr>
            <w:tcW w:w="4180" w:type="dxa"/>
            <w:noWrap/>
          </w:tcPr>
          <w:p w14:paraId="310C360B" w14:textId="7A6C6685"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vendorItemID</w:t>
            </w:r>
            <w:proofErr w:type="spellEnd"/>
          </w:p>
        </w:tc>
        <w:tc>
          <w:tcPr>
            <w:tcW w:w="4820" w:type="dxa"/>
            <w:noWrap/>
          </w:tcPr>
          <w:p w14:paraId="3C8204F6" w14:textId="3B8635BE"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Vendor Item Number</w:t>
            </w:r>
          </w:p>
        </w:tc>
      </w:tr>
      <w:tr w:rsidR="00EB6FCD" w:rsidRPr="00943CB7" w14:paraId="5004E3AD" w14:textId="77777777" w:rsidTr="00A817B5">
        <w:trPr>
          <w:trHeight w:val="300"/>
        </w:trPr>
        <w:tc>
          <w:tcPr>
            <w:tcW w:w="4180" w:type="dxa"/>
            <w:noWrap/>
          </w:tcPr>
          <w:p w14:paraId="3B13077E" w14:textId="0FDC66DC"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glAccount</w:t>
            </w:r>
            <w:proofErr w:type="spellEnd"/>
          </w:p>
        </w:tc>
        <w:tc>
          <w:tcPr>
            <w:tcW w:w="4820" w:type="dxa"/>
            <w:noWrap/>
          </w:tcPr>
          <w:p w14:paraId="641335D4" w14:textId="2B12814D"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Inventory Account</w:t>
            </w:r>
          </w:p>
        </w:tc>
      </w:tr>
      <w:tr w:rsidR="00EB6FCD" w:rsidRPr="00943CB7" w14:paraId="3242898E" w14:textId="77777777" w:rsidTr="00A817B5">
        <w:trPr>
          <w:trHeight w:val="300"/>
        </w:trPr>
        <w:tc>
          <w:tcPr>
            <w:tcW w:w="4180" w:type="dxa"/>
            <w:noWrap/>
          </w:tcPr>
          <w:p w14:paraId="37EDFDF4" w14:textId="4D2C8BA7"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hostLine</w:t>
            </w:r>
            <w:proofErr w:type="spellEnd"/>
          </w:p>
        </w:tc>
        <w:tc>
          <w:tcPr>
            <w:tcW w:w="4820" w:type="dxa"/>
            <w:noWrap/>
          </w:tcPr>
          <w:p w14:paraId="40345235" w14:textId="39C68B05"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Receipt Line Item Sequence</w:t>
            </w:r>
          </w:p>
        </w:tc>
      </w:tr>
      <w:tr w:rsidR="00EB6FCD" w:rsidRPr="00943CB7" w14:paraId="6325E69C" w14:textId="77777777" w:rsidTr="00A817B5">
        <w:trPr>
          <w:trHeight w:val="300"/>
        </w:trPr>
        <w:tc>
          <w:tcPr>
            <w:tcW w:w="4180" w:type="dxa"/>
            <w:noWrap/>
          </w:tcPr>
          <w:p w14:paraId="7E9A757D" w14:textId="000EFA59"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dateExpected</w:t>
            </w:r>
            <w:proofErr w:type="spellEnd"/>
          </w:p>
        </w:tc>
        <w:tc>
          <w:tcPr>
            <w:tcW w:w="4820" w:type="dxa"/>
            <w:noWrap/>
          </w:tcPr>
          <w:p w14:paraId="069A290F" w14:textId="3F7E10C9"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Promised Date</w:t>
            </w:r>
          </w:p>
        </w:tc>
      </w:tr>
      <w:tr w:rsidR="00EB6FCD" w:rsidRPr="00943CB7" w14:paraId="4224125E" w14:textId="77777777" w:rsidTr="00A817B5">
        <w:trPr>
          <w:trHeight w:val="300"/>
        </w:trPr>
        <w:tc>
          <w:tcPr>
            <w:tcW w:w="4180" w:type="dxa"/>
            <w:noWrap/>
          </w:tcPr>
          <w:p w14:paraId="46E32209" w14:textId="443E004E"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rlCust1</w:t>
            </w:r>
          </w:p>
        </w:tc>
        <w:tc>
          <w:tcPr>
            <w:tcW w:w="4820" w:type="dxa"/>
            <w:noWrap/>
          </w:tcPr>
          <w:p w14:paraId="129D932E" w14:textId="4B71AC9C"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Receipt Number</w:t>
            </w:r>
          </w:p>
        </w:tc>
      </w:tr>
      <w:tr w:rsidR="00EB6FCD" w:rsidRPr="00943CB7" w14:paraId="2842D2D0" w14:textId="77777777" w:rsidTr="00A817B5">
        <w:trPr>
          <w:trHeight w:val="300"/>
        </w:trPr>
        <w:tc>
          <w:tcPr>
            <w:tcW w:w="4180" w:type="dxa"/>
            <w:noWrap/>
          </w:tcPr>
          <w:p w14:paraId="79EB4460" w14:textId="76473CAB"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rlCust2</w:t>
            </w:r>
          </w:p>
        </w:tc>
        <w:tc>
          <w:tcPr>
            <w:tcW w:w="4820" w:type="dxa"/>
            <w:noWrap/>
          </w:tcPr>
          <w:p w14:paraId="51AB0099" w14:textId="03105E6F"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Location Code</w:t>
            </w:r>
          </w:p>
        </w:tc>
      </w:tr>
      <w:tr w:rsidR="00EB6FCD" w:rsidRPr="00943CB7" w14:paraId="4E60996D" w14:textId="77777777" w:rsidTr="00A817B5">
        <w:trPr>
          <w:trHeight w:val="300"/>
        </w:trPr>
        <w:tc>
          <w:tcPr>
            <w:tcW w:w="4180" w:type="dxa"/>
            <w:noWrap/>
          </w:tcPr>
          <w:p w14:paraId="7407CEDA" w14:textId="364E566E"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rlCust3</w:t>
            </w:r>
          </w:p>
        </w:tc>
        <w:tc>
          <w:tcPr>
            <w:tcW w:w="4820" w:type="dxa"/>
            <w:noWrap/>
          </w:tcPr>
          <w:p w14:paraId="6A976DEA" w14:textId="78F5A6E4"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PO Number</w:t>
            </w:r>
          </w:p>
        </w:tc>
      </w:tr>
      <w:tr w:rsidR="00EB6FCD" w:rsidRPr="00943CB7" w14:paraId="7BDF9107" w14:textId="77777777" w:rsidTr="00A817B5">
        <w:trPr>
          <w:trHeight w:val="300"/>
        </w:trPr>
        <w:tc>
          <w:tcPr>
            <w:tcW w:w="4180" w:type="dxa"/>
            <w:noWrap/>
          </w:tcPr>
          <w:p w14:paraId="6C0C289B" w14:textId="0F211359"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rlCust4</w:t>
            </w:r>
          </w:p>
        </w:tc>
        <w:tc>
          <w:tcPr>
            <w:tcW w:w="4820" w:type="dxa"/>
            <w:noWrap/>
          </w:tcPr>
          <w:p w14:paraId="297EADD5" w14:textId="15B2646D"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Item Description</w:t>
            </w:r>
          </w:p>
        </w:tc>
      </w:tr>
      <w:tr w:rsidR="00EB6FCD" w:rsidRPr="00943CB7" w14:paraId="084348C3" w14:textId="77777777" w:rsidTr="00A817B5">
        <w:trPr>
          <w:trHeight w:val="300"/>
        </w:trPr>
        <w:tc>
          <w:tcPr>
            <w:tcW w:w="4180" w:type="dxa"/>
            <w:noWrap/>
          </w:tcPr>
          <w:p w14:paraId="2536F253" w14:textId="770B0449"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rlCust5</w:t>
            </w:r>
          </w:p>
        </w:tc>
        <w:tc>
          <w:tcPr>
            <w:tcW w:w="4820" w:type="dxa"/>
            <w:noWrap/>
          </w:tcPr>
          <w:p w14:paraId="47FB218F" w14:textId="47AAC470"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Vendor Item Number</w:t>
            </w:r>
          </w:p>
        </w:tc>
      </w:tr>
      <w:tr w:rsidR="00EB6FCD" w:rsidRPr="00943CB7" w14:paraId="115DBEDF" w14:textId="77777777" w:rsidTr="00A817B5">
        <w:trPr>
          <w:trHeight w:val="300"/>
        </w:trPr>
        <w:tc>
          <w:tcPr>
            <w:tcW w:w="4180" w:type="dxa"/>
            <w:noWrap/>
          </w:tcPr>
          <w:p w14:paraId="422C9335" w14:textId="448480DD"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rlCust6</w:t>
            </w:r>
          </w:p>
        </w:tc>
        <w:tc>
          <w:tcPr>
            <w:tcW w:w="4820" w:type="dxa"/>
            <w:noWrap/>
          </w:tcPr>
          <w:p w14:paraId="43182C06" w14:textId="26080131"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Vendor Item Description</w:t>
            </w:r>
          </w:p>
        </w:tc>
      </w:tr>
      <w:tr w:rsidR="00EB6FCD" w:rsidRPr="00943CB7" w14:paraId="00F781A3" w14:textId="77777777" w:rsidTr="00A817B5">
        <w:trPr>
          <w:trHeight w:val="300"/>
        </w:trPr>
        <w:tc>
          <w:tcPr>
            <w:tcW w:w="4180" w:type="dxa"/>
            <w:noWrap/>
          </w:tcPr>
          <w:p w14:paraId="4CEAC462" w14:textId="1C5F13F7"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rlCust7</w:t>
            </w:r>
          </w:p>
        </w:tc>
        <w:tc>
          <w:tcPr>
            <w:tcW w:w="4820" w:type="dxa"/>
            <w:noWrap/>
          </w:tcPr>
          <w:p w14:paraId="657CD4AB" w14:textId="58F02062"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Actual Ship Date</w:t>
            </w:r>
          </w:p>
        </w:tc>
      </w:tr>
      <w:tr w:rsidR="00EB6FCD" w:rsidRPr="00943CB7" w14:paraId="04E28476" w14:textId="77777777" w:rsidTr="00A817B5">
        <w:trPr>
          <w:trHeight w:val="300"/>
        </w:trPr>
        <w:tc>
          <w:tcPr>
            <w:tcW w:w="4180" w:type="dxa"/>
            <w:noWrap/>
          </w:tcPr>
          <w:p w14:paraId="6BD640CB" w14:textId="03007689"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rlCust8</w:t>
            </w:r>
          </w:p>
        </w:tc>
        <w:tc>
          <w:tcPr>
            <w:tcW w:w="4820" w:type="dxa"/>
            <w:noWrap/>
          </w:tcPr>
          <w:p w14:paraId="1580AFBC" w14:textId="02784427" w:rsidR="00EB6FCD" w:rsidRDefault="00EB6FCD" w:rsidP="00A817B5">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ShipMethod</w:t>
            </w:r>
            <w:proofErr w:type="spellEnd"/>
          </w:p>
        </w:tc>
      </w:tr>
      <w:tr w:rsidR="00EB6FCD" w:rsidRPr="00943CB7" w14:paraId="14275682" w14:textId="77777777" w:rsidTr="00A817B5">
        <w:trPr>
          <w:trHeight w:val="300"/>
        </w:trPr>
        <w:tc>
          <w:tcPr>
            <w:tcW w:w="4180" w:type="dxa"/>
            <w:noWrap/>
          </w:tcPr>
          <w:p w14:paraId="06F81DF4" w14:textId="2D6C8913"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rlCust10</w:t>
            </w:r>
          </w:p>
        </w:tc>
        <w:tc>
          <w:tcPr>
            <w:tcW w:w="4820" w:type="dxa"/>
            <w:noWrap/>
          </w:tcPr>
          <w:p w14:paraId="77A1C59F" w14:textId="3D07A777" w:rsidR="00EB6FCD" w:rsidRDefault="00EB6FCD" w:rsidP="00A817B5">
            <w:pPr>
              <w:rPr>
                <w:rFonts w:ascii="Calibri" w:eastAsia="Times New Roman" w:hAnsi="Calibri" w:cs="Calibri"/>
                <w:color w:val="000000"/>
                <w:lang w:eastAsia="en-PH"/>
              </w:rPr>
            </w:pPr>
            <w:r>
              <w:rPr>
                <w:rFonts w:ascii="Calibri" w:eastAsia="Times New Roman" w:hAnsi="Calibri" w:cs="Calibri"/>
                <w:color w:val="000000"/>
                <w:lang w:eastAsia="en-PH"/>
              </w:rPr>
              <w:t>U of M Qty in Base</w:t>
            </w:r>
          </w:p>
        </w:tc>
      </w:tr>
    </w:tbl>
    <w:p w14:paraId="022DBC33" w14:textId="2F999937" w:rsidR="00C101EE" w:rsidRDefault="00C101EE" w:rsidP="00C101EE"/>
    <w:p w14:paraId="408BEB53" w14:textId="63E4D2A2" w:rsidR="00236275" w:rsidRDefault="00236275" w:rsidP="00236275">
      <w:pPr>
        <w:pStyle w:val="Heading3"/>
      </w:pPr>
      <w:bookmarkStart w:id="34" w:name="_Toc53407164"/>
      <w:r>
        <w:t>Purchase Order</w:t>
      </w:r>
      <w:bookmarkEnd w:id="34"/>
    </w:p>
    <w:p w14:paraId="52CF9609" w14:textId="77777777" w:rsidR="00236275" w:rsidRDefault="00236275" w:rsidP="00236275">
      <w:pPr>
        <w:ind w:firstLine="720"/>
      </w:pPr>
      <w:r w:rsidRPr="00A94B63">
        <w:t>Header Fields</w:t>
      </w:r>
    </w:p>
    <w:tbl>
      <w:tblPr>
        <w:tblStyle w:val="TableGrid"/>
        <w:tblW w:w="0" w:type="auto"/>
        <w:tblInd w:w="895" w:type="dxa"/>
        <w:tblLook w:val="04A0" w:firstRow="1" w:lastRow="0" w:firstColumn="1" w:lastColumn="0" w:noHBand="0" w:noVBand="1"/>
      </w:tblPr>
      <w:tblGrid>
        <w:gridCol w:w="4180"/>
        <w:gridCol w:w="4820"/>
      </w:tblGrid>
      <w:tr w:rsidR="00236275" w14:paraId="1F30B544" w14:textId="77777777" w:rsidTr="00940F33">
        <w:tc>
          <w:tcPr>
            <w:tcW w:w="4180" w:type="dxa"/>
            <w:shd w:val="clear" w:color="auto" w:fill="EDEDED" w:themeFill="accent3" w:themeFillTint="33"/>
          </w:tcPr>
          <w:p w14:paraId="00BBAAAB" w14:textId="77777777" w:rsidR="00236275" w:rsidRPr="00136E04" w:rsidRDefault="00236275" w:rsidP="00940F33">
            <w:pPr>
              <w:pStyle w:val="ListParagraph"/>
              <w:ind w:left="0"/>
              <w:rPr>
                <w:b/>
              </w:rPr>
            </w:pPr>
            <w:r>
              <w:rPr>
                <w:b/>
              </w:rPr>
              <w:t>Powerhouse Field</w:t>
            </w:r>
          </w:p>
        </w:tc>
        <w:tc>
          <w:tcPr>
            <w:tcW w:w="4820" w:type="dxa"/>
            <w:shd w:val="clear" w:color="auto" w:fill="EDEDED" w:themeFill="accent3" w:themeFillTint="33"/>
          </w:tcPr>
          <w:p w14:paraId="3A8F1BF7" w14:textId="77777777" w:rsidR="00236275" w:rsidRPr="00136E04" w:rsidRDefault="00236275" w:rsidP="00940F33">
            <w:pPr>
              <w:pStyle w:val="ListParagraph"/>
              <w:ind w:left="0"/>
              <w:rPr>
                <w:b/>
              </w:rPr>
            </w:pPr>
            <w:r>
              <w:rPr>
                <w:b/>
              </w:rPr>
              <w:t>Dynamics GP Field / Default Value</w:t>
            </w:r>
          </w:p>
        </w:tc>
      </w:tr>
      <w:tr w:rsidR="00236275" w:rsidRPr="00A94B63" w14:paraId="73F24B3E" w14:textId="77777777" w:rsidTr="00940F33">
        <w:trPr>
          <w:trHeight w:val="300"/>
        </w:trPr>
        <w:tc>
          <w:tcPr>
            <w:tcW w:w="4180" w:type="dxa"/>
            <w:noWrap/>
            <w:hideMark/>
          </w:tcPr>
          <w:p w14:paraId="2AA6AB2D" w14:textId="77777777" w:rsidR="00236275" w:rsidRPr="00A94B63" w:rsidRDefault="00236275" w:rsidP="00940F33">
            <w:proofErr w:type="spellStart"/>
            <w:r>
              <w:t>warehouseId</w:t>
            </w:r>
            <w:proofErr w:type="spellEnd"/>
          </w:p>
        </w:tc>
        <w:tc>
          <w:tcPr>
            <w:tcW w:w="4820" w:type="dxa"/>
            <w:noWrap/>
            <w:hideMark/>
          </w:tcPr>
          <w:p w14:paraId="57019D09" w14:textId="77777777" w:rsidR="00236275" w:rsidRPr="00A94B63" w:rsidRDefault="00236275" w:rsidP="00940F33">
            <w:r>
              <w:t>Mapped location code</w:t>
            </w:r>
          </w:p>
        </w:tc>
      </w:tr>
      <w:tr w:rsidR="00236275" w:rsidRPr="00A94B63" w14:paraId="4E29911B" w14:textId="77777777" w:rsidTr="00940F33">
        <w:trPr>
          <w:trHeight w:val="300"/>
        </w:trPr>
        <w:tc>
          <w:tcPr>
            <w:tcW w:w="4180" w:type="dxa"/>
            <w:noWrap/>
          </w:tcPr>
          <w:p w14:paraId="313D75B9" w14:textId="77777777" w:rsidR="00236275" w:rsidRDefault="00236275" w:rsidP="00940F33">
            <w:proofErr w:type="spellStart"/>
            <w:r>
              <w:t>ownerId</w:t>
            </w:r>
            <w:proofErr w:type="spellEnd"/>
          </w:p>
        </w:tc>
        <w:tc>
          <w:tcPr>
            <w:tcW w:w="4820" w:type="dxa"/>
            <w:noWrap/>
          </w:tcPr>
          <w:p w14:paraId="1DD9F8C6" w14:textId="77777777" w:rsidR="00236275" w:rsidRDefault="00236275" w:rsidP="00940F33">
            <w:r>
              <w:t>Owner field from Settings</w:t>
            </w:r>
          </w:p>
        </w:tc>
      </w:tr>
      <w:tr w:rsidR="00236275" w:rsidRPr="00A94B63" w14:paraId="783D462D" w14:textId="77777777" w:rsidTr="00940F33">
        <w:trPr>
          <w:trHeight w:val="300"/>
        </w:trPr>
        <w:tc>
          <w:tcPr>
            <w:tcW w:w="4180" w:type="dxa"/>
            <w:noWrap/>
          </w:tcPr>
          <w:p w14:paraId="2BB09619" w14:textId="77777777" w:rsidR="00236275" w:rsidRDefault="00236275" w:rsidP="00940F33">
            <w:r>
              <w:t>Po</w:t>
            </w:r>
          </w:p>
        </w:tc>
        <w:tc>
          <w:tcPr>
            <w:tcW w:w="4820" w:type="dxa"/>
            <w:noWrap/>
          </w:tcPr>
          <w:p w14:paraId="307AF607" w14:textId="681A66B3" w:rsidR="00236275" w:rsidRDefault="00FE6B2E" w:rsidP="00940F33">
            <w:r>
              <w:t>Purchase Order Number</w:t>
            </w:r>
          </w:p>
        </w:tc>
      </w:tr>
      <w:tr w:rsidR="00236275" w:rsidRPr="00A94B63" w14:paraId="50BF661F" w14:textId="77777777" w:rsidTr="00940F33">
        <w:trPr>
          <w:trHeight w:val="300"/>
        </w:trPr>
        <w:tc>
          <w:tcPr>
            <w:tcW w:w="4180" w:type="dxa"/>
            <w:noWrap/>
          </w:tcPr>
          <w:p w14:paraId="61BA322B" w14:textId="77777777" w:rsidR="00236275" w:rsidRDefault="00236275" w:rsidP="00940F33">
            <w:proofErr w:type="spellStart"/>
            <w:r>
              <w:t>releaseNum</w:t>
            </w:r>
            <w:proofErr w:type="spellEnd"/>
          </w:p>
        </w:tc>
        <w:tc>
          <w:tcPr>
            <w:tcW w:w="4820" w:type="dxa"/>
            <w:noWrap/>
          </w:tcPr>
          <w:p w14:paraId="3F238558" w14:textId="77777777" w:rsidR="00236275" w:rsidRDefault="00236275" w:rsidP="00940F33">
            <w:r>
              <w:t>0</w:t>
            </w:r>
          </w:p>
        </w:tc>
      </w:tr>
      <w:tr w:rsidR="00236275" w:rsidRPr="00A94B63" w14:paraId="677C0842" w14:textId="77777777" w:rsidTr="00940F33">
        <w:trPr>
          <w:trHeight w:val="300"/>
        </w:trPr>
        <w:tc>
          <w:tcPr>
            <w:tcW w:w="4180" w:type="dxa"/>
            <w:noWrap/>
          </w:tcPr>
          <w:p w14:paraId="59BD9557" w14:textId="77777777" w:rsidR="00236275" w:rsidRDefault="00236275" w:rsidP="00940F33">
            <w:proofErr w:type="spellStart"/>
            <w:r>
              <w:t>createdUsrID</w:t>
            </w:r>
            <w:proofErr w:type="spellEnd"/>
          </w:p>
        </w:tc>
        <w:tc>
          <w:tcPr>
            <w:tcW w:w="4820" w:type="dxa"/>
            <w:noWrap/>
          </w:tcPr>
          <w:p w14:paraId="591721E4" w14:textId="77777777" w:rsidR="00236275" w:rsidRDefault="00236275" w:rsidP="00940F33">
            <w:r>
              <w:t xml:space="preserve">User ID of </w:t>
            </w:r>
            <w:proofErr w:type="spellStart"/>
            <w:r>
              <w:t>Globals</w:t>
            </w:r>
            <w:proofErr w:type="spellEnd"/>
          </w:p>
        </w:tc>
      </w:tr>
      <w:tr w:rsidR="00236275" w:rsidRPr="00A94B63" w14:paraId="43136DC9" w14:textId="77777777" w:rsidTr="00940F33">
        <w:trPr>
          <w:trHeight w:val="300"/>
        </w:trPr>
        <w:tc>
          <w:tcPr>
            <w:tcW w:w="4180" w:type="dxa"/>
            <w:noWrap/>
          </w:tcPr>
          <w:p w14:paraId="1C55C36A" w14:textId="77777777" w:rsidR="00236275" w:rsidRDefault="00236275" w:rsidP="00940F33">
            <w:proofErr w:type="spellStart"/>
            <w:r>
              <w:t>createdDate</w:t>
            </w:r>
            <w:proofErr w:type="spellEnd"/>
          </w:p>
        </w:tc>
        <w:tc>
          <w:tcPr>
            <w:tcW w:w="4820" w:type="dxa"/>
            <w:noWrap/>
          </w:tcPr>
          <w:p w14:paraId="21368184" w14:textId="77777777" w:rsidR="00236275" w:rsidRDefault="00236275" w:rsidP="00940F33">
            <w:proofErr w:type="spellStart"/>
            <w:r>
              <w:t>DateSent</w:t>
            </w:r>
            <w:proofErr w:type="spellEnd"/>
          </w:p>
        </w:tc>
      </w:tr>
      <w:tr w:rsidR="00236275" w:rsidRPr="00A94B63" w14:paraId="79432F89" w14:textId="77777777" w:rsidTr="00940F33">
        <w:trPr>
          <w:trHeight w:val="300"/>
        </w:trPr>
        <w:tc>
          <w:tcPr>
            <w:tcW w:w="4180" w:type="dxa"/>
            <w:noWrap/>
          </w:tcPr>
          <w:p w14:paraId="5B6780C6" w14:textId="77777777" w:rsidR="00236275" w:rsidRDefault="00236275" w:rsidP="00940F33">
            <w:proofErr w:type="spellStart"/>
            <w:r>
              <w:t>receiptType</w:t>
            </w:r>
            <w:proofErr w:type="spellEnd"/>
          </w:p>
        </w:tc>
        <w:tc>
          <w:tcPr>
            <w:tcW w:w="4820" w:type="dxa"/>
            <w:noWrap/>
          </w:tcPr>
          <w:p w14:paraId="2CC41415" w14:textId="77777777" w:rsidR="00236275" w:rsidRDefault="00236275" w:rsidP="00940F33">
            <w:r>
              <w:t>CONTR</w:t>
            </w:r>
          </w:p>
        </w:tc>
      </w:tr>
      <w:tr w:rsidR="00FE6B2E" w:rsidRPr="00A94B63" w14:paraId="62FA777A" w14:textId="77777777" w:rsidTr="00940F33">
        <w:trPr>
          <w:trHeight w:val="300"/>
        </w:trPr>
        <w:tc>
          <w:tcPr>
            <w:tcW w:w="4180" w:type="dxa"/>
            <w:noWrap/>
          </w:tcPr>
          <w:p w14:paraId="38A9C0DE" w14:textId="7D3801BB" w:rsidR="00FE6B2E" w:rsidRDefault="00FE6B2E" w:rsidP="00940F33">
            <w:proofErr w:type="spellStart"/>
            <w:r>
              <w:t>vendorId</w:t>
            </w:r>
            <w:proofErr w:type="spellEnd"/>
          </w:p>
        </w:tc>
        <w:tc>
          <w:tcPr>
            <w:tcW w:w="4820" w:type="dxa"/>
            <w:noWrap/>
          </w:tcPr>
          <w:p w14:paraId="6358DBF0" w14:textId="3E7C85ED" w:rsidR="00FE6B2E" w:rsidRDefault="00FE6B2E" w:rsidP="00940F33">
            <w:r>
              <w:t>Vendor ID</w:t>
            </w:r>
          </w:p>
        </w:tc>
      </w:tr>
      <w:tr w:rsidR="00FE6B2E" w:rsidRPr="00A94B63" w14:paraId="6229A333" w14:textId="77777777" w:rsidTr="00940F33">
        <w:trPr>
          <w:trHeight w:val="300"/>
        </w:trPr>
        <w:tc>
          <w:tcPr>
            <w:tcW w:w="4180" w:type="dxa"/>
            <w:noWrap/>
          </w:tcPr>
          <w:p w14:paraId="3DC675BC" w14:textId="3C208DAB" w:rsidR="00FE6B2E" w:rsidRDefault="00FE6B2E" w:rsidP="00940F33">
            <w:proofErr w:type="spellStart"/>
            <w:r>
              <w:t>BCompany</w:t>
            </w:r>
            <w:proofErr w:type="spellEnd"/>
          </w:p>
        </w:tc>
        <w:tc>
          <w:tcPr>
            <w:tcW w:w="4820" w:type="dxa"/>
            <w:noWrap/>
          </w:tcPr>
          <w:p w14:paraId="019F9527" w14:textId="73B36CC9" w:rsidR="00FE6B2E" w:rsidRDefault="00FE6B2E" w:rsidP="00940F33">
            <w:r>
              <w:t>Company Name</w:t>
            </w:r>
          </w:p>
        </w:tc>
      </w:tr>
      <w:tr w:rsidR="00FE6B2E" w:rsidRPr="00A94B63" w14:paraId="3A05D57D" w14:textId="77777777" w:rsidTr="00940F33">
        <w:trPr>
          <w:trHeight w:val="300"/>
        </w:trPr>
        <w:tc>
          <w:tcPr>
            <w:tcW w:w="4180" w:type="dxa"/>
            <w:noWrap/>
          </w:tcPr>
          <w:p w14:paraId="7266D7E8" w14:textId="608FCC06" w:rsidR="00FE6B2E" w:rsidRDefault="00FE6B2E" w:rsidP="00940F33">
            <w:r>
              <w:t>BAddress1</w:t>
            </w:r>
          </w:p>
        </w:tc>
        <w:tc>
          <w:tcPr>
            <w:tcW w:w="4820" w:type="dxa"/>
            <w:noWrap/>
          </w:tcPr>
          <w:p w14:paraId="6E75D8AA" w14:textId="522F0982" w:rsidR="00FE6B2E" w:rsidRDefault="00FE6B2E" w:rsidP="00940F33">
            <w:r>
              <w:t>Address 1</w:t>
            </w:r>
          </w:p>
        </w:tc>
      </w:tr>
      <w:tr w:rsidR="00FE6B2E" w:rsidRPr="00A94B63" w14:paraId="1C14823F" w14:textId="77777777" w:rsidTr="00940F33">
        <w:trPr>
          <w:trHeight w:val="300"/>
        </w:trPr>
        <w:tc>
          <w:tcPr>
            <w:tcW w:w="4180" w:type="dxa"/>
            <w:noWrap/>
          </w:tcPr>
          <w:p w14:paraId="0CDBED43" w14:textId="15BB9658" w:rsidR="00FE6B2E" w:rsidRDefault="00FE6B2E" w:rsidP="00940F33">
            <w:r>
              <w:t>BAddress2</w:t>
            </w:r>
          </w:p>
        </w:tc>
        <w:tc>
          <w:tcPr>
            <w:tcW w:w="4820" w:type="dxa"/>
            <w:noWrap/>
          </w:tcPr>
          <w:p w14:paraId="6C29D670" w14:textId="24CB4A88" w:rsidR="00FE6B2E" w:rsidRDefault="00FE6B2E" w:rsidP="00940F33">
            <w:r>
              <w:t>Address 2</w:t>
            </w:r>
          </w:p>
        </w:tc>
      </w:tr>
      <w:tr w:rsidR="00FE6B2E" w:rsidRPr="00A94B63" w14:paraId="6BACFB5F" w14:textId="77777777" w:rsidTr="00940F33">
        <w:trPr>
          <w:trHeight w:val="300"/>
        </w:trPr>
        <w:tc>
          <w:tcPr>
            <w:tcW w:w="4180" w:type="dxa"/>
            <w:noWrap/>
          </w:tcPr>
          <w:p w14:paraId="59D57298" w14:textId="6E03708E" w:rsidR="00FE6B2E" w:rsidRDefault="00FE6B2E" w:rsidP="00940F33">
            <w:r>
              <w:lastRenderedPageBreak/>
              <w:t>BAddress3</w:t>
            </w:r>
          </w:p>
        </w:tc>
        <w:tc>
          <w:tcPr>
            <w:tcW w:w="4820" w:type="dxa"/>
            <w:noWrap/>
          </w:tcPr>
          <w:p w14:paraId="6C9A0489" w14:textId="71D80129" w:rsidR="00FE6B2E" w:rsidRDefault="00FE6B2E" w:rsidP="00940F33">
            <w:r>
              <w:t>Address 3</w:t>
            </w:r>
          </w:p>
        </w:tc>
      </w:tr>
      <w:tr w:rsidR="00FE6B2E" w:rsidRPr="00A94B63" w14:paraId="438A779A" w14:textId="77777777" w:rsidTr="00940F33">
        <w:trPr>
          <w:trHeight w:val="300"/>
        </w:trPr>
        <w:tc>
          <w:tcPr>
            <w:tcW w:w="4180" w:type="dxa"/>
            <w:noWrap/>
          </w:tcPr>
          <w:p w14:paraId="6634523D" w14:textId="3A25908B" w:rsidR="00FE6B2E" w:rsidRDefault="00FE6B2E" w:rsidP="00940F33">
            <w:proofErr w:type="spellStart"/>
            <w:r>
              <w:t>BCity</w:t>
            </w:r>
            <w:proofErr w:type="spellEnd"/>
          </w:p>
        </w:tc>
        <w:tc>
          <w:tcPr>
            <w:tcW w:w="4820" w:type="dxa"/>
            <w:noWrap/>
          </w:tcPr>
          <w:p w14:paraId="0043C934" w14:textId="28824588" w:rsidR="00FE6B2E" w:rsidRDefault="00FE6B2E" w:rsidP="00940F33">
            <w:r>
              <w:t>City</w:t>
            </w:r>
          </w:p>
        </w:tc>
      </w:tr>
      <w:tr w:rsidR="00FE6B2E" w:rsidRPr="00A94B63" w14:paraId="0957F3C6" w14:textId="77777777" w:rsidTr="00940F33">
        <w:trPr>
          <w:trHeight w:val="300"/>
        </w:trPr>
        <w:tc>
          <w:tcPr>
            <w:tcW w:w="4180" w:type="dxa"/>
            <w:noWrap/>
          </w:tcPr>
          <w:p w14:paraId="321B3321" w14:textId="60949F94" w:rsidR="00FE6B2E" w:rsidRDefault="00FE6B2E" w:rsidP="00940F33">
            <w:proofErr w:type="spellStart"/>
            <w:r>
              <w:t>BState</w:t>
            </w:r>
            <w:proofErr w:type="spellEnd"/>
          </w:p>
        </w:tc>
        <w:tc>
          <w:tcPr>
            <w:tcW w:w="4820" w:type="dxa"/>
            <w:noWrap/>
          </w:tcPr>
          <w:p w14:paraId="5885353B" w14:textId="7ACA95E5" w:rsidR="00FE6B2E" w:rsidRDefault="00FE6B2E" w:rsidP="00940F33">
            <w:r>
              <w:t>State</w:t>
            </w:r>
          </w:p>
        </w:tc>
      </w:tr>
      <w:tr w:rsidR="00FE6B2E" w:rsidRPr="00A94B63" w14:paraId="5C507152" w14:textId="77777777" w:rsidTr="00940F33">
        <w:trPr>
          <w:trHeight w:val="300"/>
        </w:trPr>
        <w:tc>
          <w:tcPr>
            <w:tcW w:w="4180" w:type="dxa"/>
            <w:noWrap/>
          </w:tcPr>
          <w:p w14:paraId="40BAC968" w14:textId="51664871" w:rsidR="00FE6B2E" w:rsidRDefault="00FE6B2E" w:rsidP="00940F33">
            <w:proofErr w:type="spellStart"/>
            <w:r>
              <w:t>BZip</w:t>
            </w:r>
            <w:proofErr w:type="spellEnd"/>
          </w:p>
        </w:tc>
        <w:tc>
          <w:tcPr>
            <w:tcW w:w="4820" w:type="dxa"/>
            <w:noWrap/>
          </w:tcPr>
          <w:p w14:paraId="58CD700C" w14:textId="0DD78A51" w:rsidR="00FE6B2E" w:rsidRDefault="00FE6B2E" w:rsidP="00940F33">
            <w:r>
              <w:t>Zip</w:t>
            </w:r>
          </w:p>
        </w:tc>
      </w:tr>
      <w:tr w:rsidR="00FE6B2E" w:rsidRPr="00A94B63" w14:paraId="01092C00" w14:textId="77777777" w:rsidTr="00940F33">
        <w:trPr>
          <w:trHeight w:val="300"/>
        </w:trPr>
        <w:tc>
          <w:tcPr>
            <w:tcW w:w="4180" w:type="dxa"/>
            <w:noWrap/>
          </w:tcPr>
          <w:p w14:paraId="15184563" w14:textId="7AD7AC46" w:rsidR="00FE6B2E" w:rsidRDefault="00FE6B2E" w:rsidP="00940F33">
            <w:proofErr w:type="spellStart"/>
            <w:r>
              <w:t>BCountry</w:t>
            </w:r>
            <w:proofErr w:type="spellEnd"/>
          </w:p>
        </w:tc>
        <w:tc>
          <w:tcPr>
            <w:tcW w:w="4820" w:type="dxa"/>
            <w:noWrap/>
          </w:tcPr>
          <w:p w14:paraId="5F2A9E56" w14:textId="492BAD48" w:rsidR="00FE6B2E" w:rsidRDefault="00FE6B2E" w:rsidP="00940F33">
            <w:r>
              <w:t>Country</w:t>
            </w:r>
          </w:p>
        </w:tc>
      </w:tr>
      <w:tr w:rsidR="00FE6B2E" w:rsidRPr="00A94B63" w14:paraId="6D8BA69A" w14:textId="77777777" w:rsidTr="00940F33">
        <w:trPr>
          <w:trHeight w:val="300"/>
        </w:trPr>
        <w:tc>
          <w:tcPr>
            <w:tcW w:w="4180" w:type="dxa"/>
            <w:noWrap/>
          </w:tcPr>
          <w:p w14:paraId="57E9BEE9" w14:textId="558C9EAA" w:rsidR="00FE6B2E" w:rsidRDefault="00FE6B2E" w:rsidP="00940F33">
            <w:proofErr w:type="spellStart"/>
            <w:r>
              <w:t>BContact</w:t>
            </w:r>
            <w:proofErr w:type="spellEnd"/>
          </w:p>
        </w:tc>
        <w:tc>
          <w:tcPr>
            <w:tcW w:w="4820" w:type="dxa"/>
            <w:noWrap/>
          </w:tcPr>
          <w:p w14:paraId="3D4DD25A" w14:textId="27DE0747" w:rsidR="00FE6B2E" w:rsidRDefault="00FE6B2E" w:rsidP="00940F33">
            <w:r>
              <w:t>Contact</w:t>
            </w:r>
          </w:p>
        </w:tc>
      </w:tr>
      <w:tr w:rsidR="00FE6B2E" w:rsidRPr="00A94B63" w14:paraId="5765A692" w14:textId="77777777" w:rsidTr="00940F33">
        <w:trPr>
          <w:trHeight w:val="300"/>
        </w:trPr>
        <w:tc>
          <w:tcPr>
            <w:tcW w:w="4180" w:type="dxa"/>
            <w:noWrap/>
          </w:tcPr>
          <w:p w14:paraId="21834EF8" w14:textId="76EB5F33" w:rsidR="00FE6B2E" w:rsidRDefault="00FE6B2E" w:rsidP="00940F33">
            <w:proofErr w:type="spellStart"/>
            <w:r>
              <w:t>BPhone</w:t>
            </w:r>
            <w:proofErr w:type="spellEnd"/>
          </w:p>
        </w:tc>
        <w:tc>
          <w:tcPr>
            <w:tcW w:w="4820" w:type="dxa"/>
            <w:noWrap/>
          </w:tcPr>
          <w:p w14:paraId="45793EA9" w14:textId="1315FB8A" w:rsidR="00FE6B2E" w:rsidRDefault="00FE6B2E" w:rsidP="00940F33">
            <w:r>
              <w:t>Phone 1</w:t>
            </w:r>
          </w:p>
        </w:tc>
      </w:tr>
      <w:tr w:rsidR="00FE6B2E" w:rsidRPr="00A94B63" w14:paraId="5C43A981" w14:textId="77777777" w:rsidTr="00940F33">
        <w:trPr>
          <w:trHeight w:val="300"/>
        </w:trPr>
        <w:tc>
          <w:tcPr>
            <w:tcW w:w="4180" w:type="dxa"/>
            <w:noWrap/>
          </w:tcPr>
          <w:p w14:paraId="71B40C52" w14:textId="6F93D01F" w:rsidR="00FE6B2E" w:rsidRDefault="00FE6B2E" w:rsidP="00940F33">
            <w:proofErr w:type="spellStart"/>
            <w:r>
              <w:t>BFax</w:t>
            </w:r>
            <w:proofErr w:type="spellEnd"/>
          </w:p>
        </w:tc>
        <w:tc>
          <w:tcPr>
            <w:tcW w:w="4820" w:type="dxa"/>
            <w:noWrap/>
          </w:tcPr>
          <w:p w14:paraId="2349AB77" w14:textId="5AD9F38D" w:rsidR="00FE6B2E" w:rsidRDefault="00FE6B2E" w:rsidP="00940F33">
            <w:r>
              <w:t>Fax</w:t>
            </w:r>
          </w:p>
        </w:tc>
      </w:tr>
      <w:tr w:rsidR="00FE6B2E" w:rsidRPr="00A94B63" w14:paraId="5E8D2AB7" w14:textId="77777777" w:rsidTr="00940F33">
        <w:trPr>
          <w:trHeight w:val="300"/>
        </w:trPr>
        <w:tc>
          <w:tcPr>
            <w:tcW w:w="4180" w:type="dxa"/>
            <w:noWrap/>
          </w:tcPr>
          <w:p w14:paraId="7C1B1F6C" w14:textId="49465A53" w:rsidR="00FE6B2E" w:rsidRDefault="00FE6B2E" w:rsidP="00940F33">
            <w:proofErr w:type="spellStart"/>
            <w:r>
              <w:t>SCompany</w:t>
            </w:r>
            <w:proofErr w:type="spellEnd"/>
          </w:p>
        </w:tc>
        <w:tc>
          <w:tcPr>
            <w:tcW w:w="4820" w:type="dxa"/>
            <w:noWrap/>
          </w:tcPr>
          <w:p w14:paraId="37915C42" w14:textId="77777777" w:rsidR="00FE6B2E" w:rsidRDefault="00FE6B2E" w:rsidP="00940F33">
            <w:r>
              <w:t>Company Name</w:t>
            </w:r>
          </w:p>
        </w:tc>
      </w:tr>
      <w:tr w:rsidR="00FE6B2E" w:rsidRPr="00A94B63" w14:paraId="6271171D" w14:textId="77777777" w:rsidTr="00940F33">
        <w:trPr>
          <w:trHeight w:val="300"/>
        </w:trPr>
        <w:tc>
          <w:tcPr>
            <w:tcW w:w="4180" w:type="dxa"/>
            <w:noWrap/>
          </w:tcPr>
          <w:p w14:paraId="68AC870B" w14:textId="0749B444" w:rsidR="00FE6B2E" w:rsidRDefault="00FE6B2E" w:rsidP="00940F33">
            <w:r>
              <w:t>Address1</w:t>
            </w:r>
          </w:p>
        </w:tc>
        <w:tc>
          <w:tcPr>
            <w:tcW w:w="4820" w:type="dxa"/>
            <w:noWrap/>
          </w:tcPr>
          <w:p w14:paraId="3DC5A5A9" w14:textId="77777777" w:rsidR="00FE6B2E" w:rsidRDefault="00FE6B2E" w:rsidP="00940F33">
            <w:r>
              <w:t>Address 1</w:t>
            </w:r>
          </w:p>
        </w:tc>
      </w:tr>
      <w:tr w:rsidR="00FE6B2E" w:rsidRPr="00A94B63" w14:paraId="2423EF83" w14:textId="77777777" w:rsidTr="00940F33">
        <w:trPr>
          <w:trHeight w:val="300"/>
        </w:trPr>
        <w:tc>
          <w:tcPr>
            <w:tcW w:w="4180" w:type="dxa"/>
            <w:noWrap/>
          </w:tcPr>
          <w:p w14:paraId="2790A1C2" w14:textId="452D3355" w:rsidR="00FE6B2E" w:rsidRDefault="00FE6B2E" w:rsidP="00940F33">
            <w:r>
              <w:t>SAddress2</w:t>
            </w:r>
          </w:p>
        </w:tc>
        <w:tc>
          <w:tcPr>
            <w:tcW w:w="4820" w:type="dxa"/>
            <w:noWrap/>
          </w:tcPr>
          <w:p w14:paraId="729A4A5E" w14:textId="77777777" w:rsidR="00FE6B2E" w:rsidRDefault="00FE6B2E" w:rsidP="00940F33">
            <w:r>
              <w:t>Address 2</w:t>
            </w:r>
          </w:p>
        </w:tc>
      </w:tr>
      <w:tr w:rsidR="00FE6B2E" w:rsidRPr="00A94B63" w14:paraId="782ED752" w14:textId="77777777" w:rsidTr="00940F33">
        <w:trPr>
          <w:trHeight w:val="300"/>
        </w:trPr>
        <w:tc>
          <w:tcPr>
            <w:tcW w:w="4180" w:type="dxa"/>
            <w:noWrap/>
          </w:tcPr>
          <w:p w14:paraId="11A835B5" w14:textId="5224F890" w:rsidR="00FE6B2E" w:rsidRDefault="00FE6B2E" w:rsidP="00940F33">
            <w:r>
              <w:t>SAddress3</w:t>
            </w:r>
          </w:p>
        </w:tc>
        <w:tc>
          <w:tcPr>
            <w:tcW w:w="4820" w:type="dxa"/>
            <w:noWrap/>
          </w:tcPr>
          <w:p w14:paraId="7D210E4F" w14:textId="77777777" w:rsidR="00FE6B2E" w:rsidRDefault="00FE6B2E" w:rsidP="00940F33">
            <w:r>
              <w:t>Address 3</w:t>
            </w:r>
          </w:p>
        </w:tc>
      </w:tr>
      <w:tr w:rsidR="00FE6B2E" w:rsidRPr="00A94B63" w14:paraId="2700637A" w14:textId="77777777" w:rsidTr="00940F33">
        <w:trPr>
          <w:trHeight w:val="300"/>
        </w:trPr>
        <w:tc>
          <w:tcPr>
            <w:tcW w:w="4180" w:type="dxa"/>
            <w:noWrap/>
          </w:tcPr>
          <w:p w14:paraId="380750E9" w14:textId="67B0BB2C" w:rsidR="00FE6B2E" w:rsidRDefault="00FE6B2E" w:rsidP="00940F33">
            <w:proofErr w:type="spellStart"/>
            <w:r>
              <w:t>SCity</w:t>
            </w:r>
            <w:proofErr w:type="spellEnd"/>
          </w:p>
        </w:tc>
        <w:tc>
          <w:tcPr>
            <w:tcW w:w="4820" w:type="dxa"/>
            <w:noWrap/>
          </w:tcPr>
          <w:p w14:paraId="0BB7D8AF" w14:textId="77777777" w:rsidR="00FE6B2E" w:rsidRDefault="00FE6B2E" w:rsidP="00940F33">
            <w:r>
              <w:t>City</w:t>
            </w:r>
          </w:p>
        </w:tc>
      </w:tr>
      <w:tr w:rsidR="00FE6B2E" w:rsidRPr="00A94B63" w14:paraId="0895C89A" w14:textId="77777777" w:rsidTr="00940F33">
        <w:trPr>
          <w:trHeight w:val="300"/>
        </w:trPr>
        <w:tc>
          <w:tcPr>
            <w:tcW w:w="4180" w:type="dxa"/>
            <w:noWrap/>
          </w:tcPr>
          <w:p w14:paraId="54F5181C" w14:textId="3E2D40CE" w:rsidR="00FE6B2E" w:rsidRDefault="00FE6B2E" w:rsidP="00940F33">
            <w:proofErr w:type="spellStart"/>
            <w:r>
              <w:t>SState</w:t>
            </w:r>
            <w:proofErr w:type="spellEnd"/>
          </w:p>
        </w:tc>
        <w:tc>
          <w:tcPr>
            <w:tcW w:w="4820" w:type="dxa"/>
            <w:noWrap/>
          </w:tcPr>
          <w:p w14:paraId="59AACD60" w14:textId="77777777" w:rsidR="00FE6B2E" w:rsidRDefault="00FE6B2E" w:rsidP="00940F33">
            <w:r>
              <w:t>State</w:t>
            </w:r>
          </w:p>
        </w:tc>
      </w:tr>
      <w:tr w:rsidR="00FE6B2E" w:rsidRPr="00A94B63" w14:paraId="1004B35A" w14:textId="77777777" w:rsidTr="00940F33">
        <w:trPr>
          <w:trHeight w:val="300"/>
        </w:trPr>
        <w:tc>
          <w:tcPr>
            <w:tcW w:w="4180" w:type="dxa"/>
            <w:noWrap/>
          </w:tcPr>
          <w:p w14:paraId="753D5E8F" w14:textId="71AFA70E" w:rsidR="00FE6B2E" w:rsidRDefault="00FE6B2E" w:rsidP="00940F33">
            <w:proofErr w:type="spellStart"/>
            <w:r>
              <w:t>SZip</w:t>
            </w:r>
            <w:proofErr w:type="spellEnd"/>
          </w:p>
        </w:tc>
        <w:tc>
          <w:tcPr>
            <w:tcW w:w="4820" w:type="dxa"/>
            <w:noWrap/>
          </w:tcPr>
          <w:p w14:paraId="4E619101" w14:textId="77777777" w:rsidR="00FE6B2E" w:rsidRDefault="00FE6B2E" w:rsidP="00940F33">
            <w:r>
              <w:t>Zip</w:t>
            </w:r>
          </w:p>
        </w:tc>
      </w:tr>
      <w:tr w:rsidR="00FE6B2E" w:rsidRPr="00A94B63" w14:paraId="0DE2EE3F" w14:textId="77777777" w:rsidTr="00940F33">
        <w:trPr>
          <w:trHeight w:val="300"/>
        </w:trPr>
        <w:tc>
          <w:tcPr>
            <w:tcW w:w="4180" w:type="dxa"/>
            <w:noWrap/>
          </w:tcPr>
          <w:p w14:paraId="1F612AF6" w14:textId="33EFE5B4" w:rsidR="00FE6B2E" w:rsidRDefault="00FE6B2E" w:rsidP="00940F33">
            <w:proofErr w:type="spellStart"/>
            <w:r>
              <w:t>SCountry</w:t>
            </w:r>
            <w:proofErr w:type="spellEnd"/>
          </w:p>
        </w:tc>
        <w:tc>
          <w:tcPr>
            <w:tcW w:w="4820" w:type="dxa"/>
            <w:noWrap/>
          </w:tcPr>
          <w:p w14:paraId="6DB9D9BC" w14:textId="77777777" w:rsidR="00FE6B2E" w:rsidRDefault="00FE6B2E" w:rsidP="00940F33">
            <w:r>
              <w:t>Country</w:t>
            </w:r>
          </w:p>
        </w:tc>
      </w:tr>
      <w:tr w:rsidR="00FE6B2E" w:rsidRPr="00A94B63" w14:paraId="3E3892C5" w14:textId="77777777" w:rsidTr="00940F33">
        <w:trPr>
          <w:trHeight w:val="300"/>
        </w:trPr>
        <w:tc>
          <w:tcPr>
            <w:tcW w:w="4180" w:type="dxa"/>
            <w:noWrap/>
          </w:tcPr>
          <w:p w14:paraId="55DA9E8F" w14:textId="79F92B1C" w:rsidR="00FE6B2E" w:rsidRDefault="00FE6B2E" w:rsidP="00940F33">
            <w:proofErr w:type="spellStart"/>
            <w:r>
              <w:t>SContact</w:t>
            </w:r>
            <w:proofErr w:type="spellEnd"/>
          </w:p>
        </w:tc>
        <w:tc>
          <w:tcPr>
            <w:tcW w:w="4820" w:type="dxa"/>
            <w:noWrap/>
          </w:tcPr>
          <w:p w14:paraId="3F01AC37" w14:textId="77777777" w:rsidR="00FE6B2E" w:rsidRDefault="00FE6B2E" w:rsidP="00940F33">
            <w:r>
              <w:t>Contact</w:t>
            </w:r>
          </w:p>
        </w:tc>
      </w:tr>
      <w:tr w:rsidR="00FE6B2E" w:rsidRPr="00A94B63" w14:paraId="40ADCBDD" w14:textId="77777777" w:rsidTr="00940F33">
        <w:trPr>
          <w:trHeight w:val="300"/>
        </w:trPr>
        <w:tc>
          <w:tcPr>
            <w:tcW w:w="4180" w:type="dxa"/>
            <w:noWrap/>
          </w:tcPr>
          <w:p w14:paraId="1B6372C6" w14:textId="4981C024" w:rsidR="00FE6B2E" w:rsidRDefault="00FE6B2E" w:rsidP="00940F33">
            <w:proofErr w:type="spellStart"/>
            <w:r>
              <w:t>SPhone</w:t>
            </w:r>
            <w:proofErr w:type="spellEnd"/>
          </w:p>
        </w:tc>
        <w:tc>
          <w:tcPr>
            <w:tcW w:w="4820" w:type="dxa"/>
            <w:noWrap/>
          </w:tcPr>
          <w:p w14:paraId="5136DC49" w14:textId="77777777" w:rsidR="00FE6B2E" w:rsidRDefault="00FE6B2E" w:rsidP="00940F33">
            <w:r>
              <w:t>Phone 1</w:t>
            </w:r>
          </w:p>
        </w:tc>
      </w:tr>
      <w:tr w:rsidR="00FE6B2E" w:rsidRPr="00A94B63" w14:paraId="206B9598" w14:textId="77777777" w:rsidTr="00940F33">
        <w:trPr>
          <w:trHeight w:val="300"/>
        </w:trPr>
        <w:tc>
          <w:tcPr>
            <w:tcW w:w="4180" w:type="dxa"/>
            <w:noWrap/>
          </w:tcPr>
          <w:p w14:paraId="6672B3FA" w14:textId="6AA3CC83" w:rsidR="00FE6B2E" w:rsidRDefault="00FE6B2E" w:rsidP="00940F33">
            <w:proofErr w:type="spellStart"/>
            <w:r>
              <w:t>SFax</w:t>
            </w:r>
            <w:proofErr w:type="spellEnd"/>
          </w:p>
        </w:tc>
        <w:tc>
          <w:tcPr>
            <w:tcW w:w="4820" w:type="dxa"/>
            <w:noWrap/>
          </w:tcPr>
          <w:p w14:paraId="596F5DBA" w14:textId="77777777" w:rsidR="00FE6B2E" w:rsidRDefault="00FE6B2E" w:rsidP="00940F33">
            <w:r>
              <w:t>Fax</w:t>
            </w:r>
          </w:p>
        </w:tc>
      </w:tr>
      <w:tr w:rsidR="00FE6B2E" w:rsidRPr="00A94B63" w14:paraId="03DB6F01" w14:textId="77777777" w:rsidTr="00940F33">
        <w:trPr>
          <w:trHeight w:val="300"/>
        </w:trPr>
        <w:tc>
          <w:tcPr>
            <w:tcW w:w="4180" w:type="dxa"/>
            <w:noWrap/>
          </w:tcPr>
          <w:p w14:paraId="2ACA9953" w14:textId="2C31E254" w:rsidR="00FE6B2E" w:rsidRDefault="00FE6B2E" w:rsidP="00940F33">
            <w:proofErr w:type="spellStart"/>
            <w:r>
              <w:t>DateExpected</w:t>
            </w:r>
            <w:proofErr w:type="spellEnd"/>
          </w:p>
        </w:tc>
        <w:tc>
          <w:tcPr>
            <w:tcW w:w="4820" w:type="dxa"/>
            <w:noWrap/>
          </w:tcPr>
          <w:p w14:paraId="3968C85D" w14:textId="1A52F942" w:rsidR="00FE6B2E" w:rsidRDefault="00FE6B2E" w:rsidP="00940F33">
            <w:r>
              <w:t>Promised Date</w:t>
            </w:r>
          </w:p>
        </w:tc>
      </w:tr>
    </w:tbl>
    <w:p w14:paraId="218386AB" w14:textId="77777777" w:rsidR="00236275" w:rsidRPr="00C101EE" w:rsidRDefault="00236275" w:rsidP="00236275">
      <w:r>
        <w:tab/>
      </w:r>
    </w:p>
    <w:p w14:paraId="4DD2172D" w14:textId="77777777" w:rsidR="00236275" w:rsidRDefault="00236275" w:rsidP="00236275">
      <w:pPr>
        <w:ind w:firstLine="720"/>
      </w:pPr>
      <w:r>
        <w:t>Line</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236275" w14:paraId="1F7C05FD" w14:textId="77777777" w:rsidTr="00940F33">
        <w:tc>
          <w:tcPr>
            <w:tcW w:w="4180" w:type="dxa"/>
            <w:shd w:val="clear" w:color="auto" w:fill="EDEDED" w:themeFill="accent3" w:themeFillTint="33"/>
          </w:tcPr>
          <w:p w14:paraId="0FCFF703" w14:textId="77777777" w:rsidR="00236275" w:rsidRPr="00136E04" w:rsidRDefault="00236275" w:rsidP="00940F33">
            <w:pPr>
              <w:pStyle w:val="ListParagraph"/>
              <w:ind w:left="0"/>
              <w:rPr>
                <w:b/>
              </w:rPr>
            </w:pPr>
            <w:r>
              <w:rPr>
                <w:b/>
              </w:rPr>
              <w:t>Powerhouse Field</w:t>
            </w:r>
          </w:p>
        </w:tc>
        <w:tc>
          <w:tcPr>
            <w:tcW w:w="4820" w:type="dxa"/>
            <w:shd w:val="clear" w:color="auto" w:fill="EDEDED" w:themeFill="accent3" w:themeFillTint="33"/>
          </w:tcPr>
          <w:p w14:paraId="3843E384" w14:textId="77777777" w:rsidR="00236275" w:rsidRPr="00136E04" w:rsidRDefault="00236275" w:rsidP="00940F33">
            <w:pPr>
              <w:pStyle w:val="ListParagraph"/>
              <w:ind w:left="0"/>
              <w:rPr>
                <w:b/>
              </w:rPr>
            </w:pPr>
            <w:r>
              <w:rPr>
                <w:b/>
              </w:rPr>
              <w:t>Dynamics GP Field / Default Value</w:t>
            </w:r>
          </w:p>
        </w:tc>
      </w:tr>
      <w:tr w:rsidR="00236275" w:rsidRPr="00A94B63" w14:paraId="1E76ACD3" w14:textId="77777777" w:rsidTr="00940F33">
        <w:trPr>
          <w:trHeight w:val="300"/>
        </w:trPr>
        <w:tc>
          <w:tcPr>
            <w:tcW w:w="4180" w:type="dxa"/>
            <w:noWrap/>
            <w:hideMark/>
          </w:tcPr>
          <w:p w14:paraId="73FE75E0" w14:textId="77777777" w:rsidR="00236275" w:rsidRPr="00A94B63" w:rsidRDefault="00236275" w:rsidP="00940F33">
            <w:proofErr w:type="spellStart"/>
            <w:r>
              <w:t>warehouseId</w:t>
            </w:r>
            <w:proofErr w:type="spellEnd"/>
          </w:p>
        </w:tc>
        <w:tc>
          <w:tcPr>
            <w:tcW w:w="4820" w:type="dxa"/>
            <w:noWrap/>
            <w:hideMark/>
          </w:tcPr>
          <w:p w14:paraId="03FD10B5" w14:textId="77777777" w:rsidR="00236275" w:rsidRPr="00A94B63" w:rsidRDefault="00236275" w:rsidP="00940F33">
            <w:r>
              <w:t>Mapped location code</w:t>
            </w:r>
          </w:p>
        </w:tc>
      </w:tr>
      <w:tr w:rsidR="00236275" w:rsidRPr="00A94B63" w14:paraId="11CD9DB6" w14:textId="77777777" w:rsidTr="00940F33">
        <w:trPr>
          <w:trHeight w:val="300"/>
        </w:trPr>
        <w:tc>
          <w:tcPr>
            <w:tcW w:w="4180" w:type="dxa"/>
            <w:noWrap/>
          </w:tcPr>
          <w:p w14:paraId="49D0CF8D" w14:textId="77777777" w:rsidR="00236275" w:rsidRDefault="00236275" w:rsidP="00940F33">
            <w:proofErr w:type="spellStart"/>
            <w:r>
              <w:t>ownerId</w:t>
            </w:r>
            <w:proofErr w:type="spellEnd"/>
          </w:p>
        </w:tc>
        <w:tc>
          <w:tcPr>
            <w:tcW w:w="4820" w:type="dxa"/>
            <w:noWrap/>
          </w:tcPr>
          <w:p w14:paraId="6AB73733" w14:textId="77777777" w:rsidR="00236275" w:rsidRDefault="00236275" w:rsidP="00940F33">
            <w:r>
              <w:t>Owner field from Settings</w:t>
            </w:r>
          </w:p>
        </w:tc>
      </w:tr>
      <w:tr w:rsidR="00236275" w:rsidRPr="00A94B63" w14:paraId="660FFCC7" w14:textId="77777777" w:rsidTr="00940F33">
        <w:trPr>
          <w:trHeight w:val="300"/>
        </w:trPr>
        <w:tc>
          <w:tcPr>
            <w:tcW w:w="4180" w:type="dxa"/>
            <w:noWrap/>
          </w:tcPr>
          <w:p w14:paraId="1827FE1A" w14:textId="77777777" w:rsidR="00236275" w:rsidRDefault="00236275" w:rsidP="00940F33">
            <w:r>
              <w:t>Po</w:t>
            </w:r>
          </w:p>
        </w:tc>
        <w:tc>
          <w:tcPr>
            <w:tcW w:w="4820" w:type="dxa"/>
            <w:noWrap/>
          </w:tcPr>
          <w:p w14:paraId="514BDAA6" w14:textId="43E91051" w:rsidR="00236275" w:rsidRDefault="00FE6B2E" w:rsidP="00940F33">
            <w:r>
              <w:t>Purchase Order Number</w:t>
            </w:r>
          </w:p>
        </w:tc>
      </w:tr>
      <w:tr w:rsidR="00236275" w:rsidRPr="00A94B63" w14:paraId="7FA64D55" w14:textId="77777777" w:rsidTr="00940F33">
        <w:trPr>
          <w:trHeight w:val="300"/>
        </w:trPr>
        <w:tc>
          <w:tcPr>
            <w:tcW w:w="4180" w:type="dxa"/>
            <w:noWrap/>
          </w:tcPr>
          <w:p w14:paraId="0E613C68" w14:textId="77777777" w:rsidR="00236275" w:rsidRDefault="00236275" w:rsidP="00940F33">
            <w:proofErr w:type="spellStart"/>
            <w:r>
              <w:t>releaseNum</w:t>
            </w:r>
            <w:proofErr w:type="spellEnd"/>
          </w:p>
        </w:tc>
        <w:tc>
          <w:tcPr>
            <w:tcW w:w="4820" w:type="dxa"/>
            <w:noWrap/>
          </w:tcPr>
          <w:p w14:paraId="43571AA7" w14:textId="77777777" w:rsidR="00236275" w:rsidRDefault="00236275" w:rsidP="00940F33">
            <w:r>
              <w:t>0</w:t>
            </w:r>
          </w:p>
        </w:tc>
      </w:tr>
      <w:tr w:rsidR="00236275" w:rsidRPr="00943CB7" w14:paraId="7A79AA04" w14:textId="77777777" w:rsidTr="00940F33">
        <w:trPr>
          <w:trHeight w:val="300"/>
        </w:trPr>
        <w:tc>
          <w:tcPr>
            <w:tcW w:w="4180" w:type="dxa"/>
            <w:noWrap/>
            <w:hideMark/>
          </w:tcPr>
          <w:p w14:paraId="29F1BFD3" w14:textId="77777777" w:rsidR="00236275" w:rsidRPr="00943CB7"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receiptLine</w:t>
            </w:r>
            <w:proofErr w:type="spellEnd"/>
          </w:p>
        </w:tc>
        <w:tc>
          <w:tcPr>
            <w:tcW w:w="4820" w:type="dxa"/>
            <w:noWrap/>
            <w:hideMark/>
          </w:tcPr>
          <w:p w14:paraId="3A58C490" w14:textId="6CBC7150" w:rsidR="00236275" w:rsidRPr="00943CB7"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Ord field in PO Line table</w:t>
            </w:r>
          </w:p>
        </w:tc>
      </w:tr>
      <w:tr w:rsidR="00236275" w:rsidRPr="00943CB7" w14:paraId="15B0A387" w14:textId="77777777" w:rsidTr="00940F33">
        <w:trPr>
          <w:trHeight w:val="300"/>
        </w:trPr>
        <w:tc>
          <w:tcPr>
            <w:tcW w:w="4180" w:type="dxa"/>
            <w:noWrap/>
          </w:tcPr>
          <w:p w14:paraId="287C5643" w14:textId="77777777" w:rsidR="00236275" w:rsidRDefault="00236275" w:rsidP="00940F33">
            <w:pPr>
              <w:rPr>
                <w:rFonts w:ascii="Calibri" w:eastAsia="Times New Roman" w:hAnsi="Calibri" w:cs="Calibri"/>
                <w:color w:val="000000"/>
                <w:lang w:eastAsia="en-PH"/>
              </w:rPr>
            </w:pPr>
            <w:proofErr w:type="spellStart"/>
            <w:r w:rsidRPr="00EB6FCD">
              <w:rPr>
                <w:rFonts w:ascii="Calibri" w:eastAsia="Times New Roman" w:hAnsi="Calibri" w:cs="Calibri"/>
                <w:color w:val="000000"/>
                <w:lang w:eastAsia="en-PH"/>
              </w:rPr>
              <w:t>itemId</w:t>
            </w:r>
            <w:proofErr w:type="spellEnd"/>
          </w:p>
        </w:tc>
        <w:tc>
          <w:tcPr>
            <w:tcW w:w="4820" w:type="dxa"/>
            <w:noWrap/>
          </w:tcPr>
          <w:p w14:paraId="45061717"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Item Number</w:t>
            </w:r>
          </w:p>
        </w:tc>
      </w:tr>
      <w:tr w:rsidR="00236275" w:rsidRPr="00943CB7" w14:paraId="77ED348F" w14:textId="77777777" w:rsidTr="00940F33">
        <w:trPr>
          <w:trHeight w:val="300"/>
        </w:trPr>
        <w:tc>
          <w:tcPr>
            <w:tcW w:w="4180" w:type="dxa"/>
            <w:noWrap/>
          </w:tcPr>
          <w:p w14:paraId="5348B370"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piecesOrdered</w:t>
            </w:r>
            <w:proofErr w:type="spellEnd"/>
          </w:p>
        </w:tc>
        <w:tc>
          <w:tcPr>
            <w:tcW w:w="4820" w:type="dxa"/>
            <w:noWrap/>
          </w:tcPr>
          <w:p w14:paraId="2718A7E1" w14:textId="0BD5FB48" w:rsidR="00236275"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(QTY Ordered</w:t>
            </w:r>
            <w:r w:rsidR="00236275">
              <w:rPr>
                <w:rFonts w:ascii="Calibri" w:eastAsia="Times New Roman" w:hAnsi="Calibri" w:cs="Calibri"/>
                <w:color w:val="000000"/>
                <w:lang w:eastAsia="en-PH"/>
              </w:rPr>
              <w:t xml:space="preserve"> </w:t>
            </w:r>
            <w:r>
              <w:rPr>
                <w:rFonts w:ascii="Calibri" w:eastAsia="Times New Roman" w:hAnsi="Calibri" w:cs="Calibri"/>
                <w:color w:val="000000"/>
                <w:lang w:eastAsia="en-PH"/>
              </w:rPr>
              <w:t xml:space="preserve">– Qty Canceled) </w:t>
            </w:r>
            <w:r w:rsidR="00236275">
              <w:rPr>
                <w:rFonts w:ascii="Calibri" w:eastAsia="Times New Roman" w:hAnsi="Calibri" w:cs="Calibri"/>
                <w:color w:val="000000"/>
                <w:lang w:eastAsia="en-PH"/>
              </w:rPr>
              <w:t>x U of M Qty in Base</w:t>
            </w:r>
          </w:p>
        </w:tc>
      </w:tr>
      <w:tr w:rsidR="00236275" w:rsidRPr="00943CB7" w14:paraId="023C64AB" w14:textId="77777777" w:rsidTr="00940F33">
        <w:trPr>
          <w:trHeight w:val="300"/>
        </w:trPr>
        <w:tc>
          <w:tcPr>
            <w:tcW w:w="4180" w:type="dxa"/>
            <w:noWrap/>
          </w:tcPr>
          <w:p w14:paraId="62063946"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piecesExpected</w:t>
            </w:r>
            <w:proofErr w:type="spellEnd"/>
          </w:p>
        </w:tc>
        <w:tc>
          <w:tcPr>
            <w:tcW w:w="4820" w:type="dxa"/>
            <w:noWrap/>
          </w:tcPr>
          <w:p w14:paraId="23D01EDA" w14:textId="35F73348" w:rsidR="00236275"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 xml:space="preserve">QTY Remaining </w:t>
            </w:r>
            <w:proofErr w:type="gramStart"/>
            <w:r>
              <w:rPr>
                <w:rFonts w:ascii="Calibri" w:eastAsia="Times New Roman" w:hAnsi="Calibri" w:cs="Calibri"/>
                <w:color w:val="000000"/>
                <w:lang w:eastAsia="en-PH"/>
              </w:rPr>
              <w:t>To</w:t>
            </w:r>
            <w:proofErr w:type="gramEnd"/>
            <w:r>
              <w:rPr>
                <w:rFonts w:ascii="Calibri" w:eastAsia="Times New Roman" w:hAnsi="Calibri" w:cs="Calibri"/>
                <w:color w:val="000000"/>
                <w:lang w:eastAsia="en-PH"/>
              </w:rPr>
              <w:t xml:space="preserve"> Ship</w:t>
            </w:r>
            <w:r w:rsidR="00236275">
              <w:rPr>
                <w:rFonts w:ascii="Calibri" w:eastAsia="Times New Roman" w:hAnsi="Calibri" w:cs="Calibri"/>
                <w:color w:val="000000"/>
                <w:lang w:eastAsia="en-PH"/>
              </w:rPr>
              <w:t xml:space="preserve"> x U of M Qty in Base</w:t>
            </w:r>
          </w:p>
        </w:tc>
      </w:tr>
      <w:tr w:rsidR="00236275" w:rsidRPr="00943CB7" w14:paraId="210ED08C" w14:textId="77777777" w:rsidTr="00940F33">
        <w:trPr>
          <w:trHeight w:val="300"/>
        </w:trPr>
        <w:tc>
          <w:tcPr>
            <w:tcW w:w="4180" w:type="dxa"/>
            <w:noWrap/>
          </w:tcPr>
          <w:p w14:paraId="61EEB4EF"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vendorItemID</w:t>
            </w:r>
            <w:proofErr w:type="spellEnd"/>
          </w:p>
        </w:tc>
        <w:tc>
          <w:tcPr>
            <w:tcW w:w="4820" w:type="dxa"/>
            <w:noWrap/>
          </w:tcPr>
          <w:p w14:paraId="1DA0133D"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Vendor Item Number</w:t>
            </w:r>
          </w:p>
        </w:tc>
      </w:tr>
      <w:tr w:rsidR="00236275" w:rsidRPr="00943CB7" w14:paraId="58FE2D3E" w14:textId="77777777" w:rsidTr="00940F33">
        <w:trPr>
          <w:trHeight w:val="300"/>
        </w:trPr>
        <w:tc>
          <w:tcPr>
            <w:tcW w:w="4180" w:type="dxa"/>
            <w:noWrap/>
          </w:tcPr>
          <w:p w14:paraId="506345FA"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glAccount</w:t>
            </w:r>
            <w:proofErr w:type="spellEnd"/>
          </w:p>
        </w:tc>
        <w:tc>
          <w:tcPr>
            <w:tcW w:w="4820" w:type="dxa"/>
            <w:noWrap/>
          </w:tcPr>
          <w:p w14:paraId="0B806DBA"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Inventory Account</w:t>
            </w:r>
          </w:p>
        </w:tc>
      </w:tr>
      <w:tr w:rsidR="00236275" w:rsidRPr="00943CB7" w14:paraId="38367B14" w14:textId="77777777" w:rsidTr="00940F33">
        <w:trPr>
          <w:trHeight w:val="300"/>
        </w:trPr>
        <w:tc>
          <w:tcPr>
            <w:tcW w:w="4180" w:type="dxa"/>
            <w:noWrap/>
          </w:tcPr>
          <w:p w14:paraId="2A1A97F7"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hostLine</w:t>
            </w:r>
            <w:proofErr w:type="spellEnd"/>
          </w:p>
        </w:tc>
        <w:tc>
          <w:tcPr>
            <w:tcW w:w="4820" w:type="dxa"/>
            <w:noWrap/>
          </w:tcPr>
          <w:p w14:paraId="59449C8C" w14:textId="3728A146" w:rsidR="00236275"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Ord field in PO Line table</w:t>
            </w:r>
          </w:p>
        </w:tc>
      </w:tr>
      <w:tr w:rsidR="00236275" w:rsidRPr="00943CB7" w14:paraId="03F717E5" w14:textId="77777777" w:rsidTr="00940F33">
        <w:trPr>
          <w:trHeight w:val="300"/>
        </w:trPr>
        <w:tc>
          <w:tcPr>
            <w:tcW w:w="4180" w:type="dxa"/>
            <w:noWrap/>
          </w:tcPr>
          <w:p w14:paraId="1D1C8E67" w14:textId="77777777" w:rsidR="00236275" w:rsidRDefault="00236275" w:rsidP="00940F33">
            <w:pPr>
              <w:rPr>
                <w:rFonts w:ascii="Calibri" w:eastAsia="Times New Roman" w:hAnsi="Calibri" w:cs="Calibri"/>
                <w:color w:val="000000"/>
                <w:lang w:eastAsia="en-PH"/>
              </w:rPr>
            </w:pPr>
            <w:proofErr w:type="spellStart"/>
            <w:r>
              <w:rPr>
                <w:rFonts w:ascii="Calibri" w:eastAsia="Times New Roman" w:hAnsi="Calibri" w:cs="Calibri"/>
                <w:color w:val="000000"/>
                <w:lang w:eastAsia="en-PH"/>
              </w:rPr>
              <w:t>dateExpected</w:t>
            </w:r>
            <w:proofErr w:type="spellEnd"/>
          </w:p>
        </w:tc>
        <w:tc>
          <w:tcPr>
            <w:tcW w:w="4820" w:type="dxa"/>
            <w:noWrap/>
          </w:tcPr>
          <w:p w14:paraId="6B8FBA9D"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Promised Date</w:t>
            </w:r>
          </w:p>
        </w:tc>
      </w:tr>
      <w:tr w:rsidR="00236275" w:rsidRPr="00943CB7" w14:paraId="51E82808" w14:textId="77777777" w:rsidTr="00940F33">
        <w:trPr>
          <w:trHeight w:val="300"/>
        </w:trPr>
        <w:tc>
          <w:tcPr>
            <w:tcW w:w="4180" w:type="dxa"/>
            <w:noWrap/>
          </w:tcPr>
          <w:p w14:paraId="395C4D3C" w14:textId="53AFBB50" w:rsidR="00236275"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Vendor id</w:t>
            </w:r>
          </w:p>
        </w:tc>
        <w:tc>
          <w:tcPr>
            <w:tcW w:w="4820" w:type="dxa"/>
            <w:noWrap/>
          </w:tcPr>
          <w:p w14:paraId="250BD49C" w14:textId="46AEB309" w:rsidR="00236275" w:rsidRDefault="00FE6B2E" w:rsidP="00940F33">
            <w:pPr>
              <w:rPr>
                <w:rFonts w:ascii="Calibri" w:eastAsia="Times New Roman" w:hAnsi="Calibri" w:cs="Calibri"/>
                <w:color w:val="000000"/>
                <w:lang w:eastAsia="en-PH"/>
              </w:rPr>
            </w:pPr>
            <w:r>
              <w:rPr>
                <w:rFonts w:ascii="Calibri" w:eastAsia="Times New Roman" w:hAnsi="Calibri" w:cs="Calibri"/>
                <w:color w:val="000000"/>
                <w:lang w:eastAsia="en-PH"/>
              </w:rPr>
              <w:t>Vendor ID</w:t>
            </w:r>
          </w:p>
        </w:tc>
      </w:tr>
      <w:tr w:rsidR="00236275" w:rsidRPr="00943CB7" w14:paraId="2D17CF55" w14:textId="77777777" w:rsidTr="00940F33">
        <w:trPr>
          <w:trHeight w:val="300"/>
        </w:trPr>
        <w:tc>
          <w:tcPr>
            <w:tcW w:w="4180" w:type="dxa"/>
            <w:noWrap/>
          </w:tcPr>
          <w:p w14:paraId="5254A00F"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rlCust2</w:t>
            </w:r>
          </w:p>
        </w:tc>
        <w:tc>
          <w:tcPr>
            <w:tcW w:w="4820" w:type="dxa"/>
            <w:noWrap/>
          </w:tcPr>
          <w:p w14:paraId="138D4189"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Location Code</w:t>
            </w:r>
          </w:p>
        </w:tc>
      </w:tr>
      <w:tr w:rsidR="00236275" w:rsidRPr="00943CB7" w14:paraId="30C3846C" w14:textId="77777777" w:rsidTr="00940F33">
        <w:trPr>
          <w:trHeight w:val="300"/>
        </w:trPr>
        <w:tc>
          <w:tcPr>
            <w:tcW w:w="4180" w:type="dxa"/>
            <w:noWrap/>
          </w:tcPr>
          <w:p w14:paraId="7CC4B5E3"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rlCust10</w:t>
            </w:r>
          </w:p>
        </w:tc>
        <w:tc>
          <w:tcPr>
            <w:tcW w:w="4820" w:type="dxa"/>
            <w:noWrap/>
          </w:tcPr>
          <w:p w14:paraId="2182C4C5" w14:textId="77777777" w:rsidR="00236275" w:rsidRDefault="00236275" w:rsidP="00940F33">
            <w:pPr>
              <w:rPr>
                <w:rFonts w:ascii="Calibri" w:eastAsia="Times New Roman" w:hAnsi="Calibri" w:cs="Calibri"/>
                <w:color w:val="000000"/>
                <w:lang w:eastAsia="en-PH"/>
              </w:rPr>
            </w:pPr>
            <w:r>
              <w:rPr>
                <w:rFonts w:ascii="Calibri" w:eastAsia="Times New Roman" w:hAnsi="Calibri" w:cs="Calibri"/>
                <w:color w:val="000000"/>
                <w:lang w:eastAsia="en-PH"/>
              </w:rPr>
              <w:t>U of M Qty in Base</w:t>
            </w:r>
          </w:p>
        </w:tc>
      </w:tr>
    </w:tbl>
    <w:p w14:paraId="107CEBAE" w14:textId="77777777" w:rsidR="0054591C" w:rsidRDefault="0054591C"/>
    <w:p w14:paraId="45339AD9" w14:textId="77777777" w:rsidR="00BA3386" w:rsidRDefault="00BA3386" w:rsidP="0054591C">
      <w:pPr>
        <w:pStyle w:val="Heading3"/>
      </w:pPr>
    </w:p>
    <w:p w14:paraId="236A1D39" w14:textId="57B7E75C" w:rsidR="0054591C" w:rsidRDefault="0054591C" w:rsidP="0054591C">
      <w:pPr>
        <w:pStyle w:val="Heading3"/>
      </w:pPr>
      <w:bookmarkStart w:id="35" w:name="_Toc53407165"/>
      <w:r>
        <w:t>Receiving (Powerhouse to GP)</w:t>
      </w:r>
      <w:bookmarkEnd w:id="35"/>
    </w:p>
    <w:p w14:paraId="38EFD139" w14:textId="77777777" w:rsidR="0054591C" w:rsidRDefault="0054591C" w:rsidP="0054591C">
      <w:pPr>
        <w:ind w:firstLine="720"/>
      </w:pPr>
      <w:r w:rsidRPr="00A94B63">
        <w:t>Header Fields</w:t>
      </w:r>
    </w:p>
    <w:tbl>
      <w:tblPr>
        <w:tblStyle w:val="TableGrid"/>
        <w:tblW w:w="0" w:type="auto"/>
        <w:tblInd w:w="895" w:type="dxa"/>
        <w:tblLook w:val="04A0" w:firstRow="1" w:lastRow="0" w:firstColumn="1" w:lastColumn="0" w:noHBand="0" w:noVBand="1"/>
      </w:tblPr>
      <w:tblGrid>
        <w:gridCol w:w="4180"/>
        <w:gridCol w:w="4820"/>
      </w:tblGrid>
      <w:tr w:rsidR="0054591C" w14:paraId="6027D2B0" w14:textId="77777777" w:rsidTr="00033B9A">
        <w:tc>
          <w:tcPr>
            <w:tcW w:w="4180" w:type="dxa"/>
            <w:shd w:val="clear" w:color="auto" w:fill="EDEDED" w:themeFill="accent3" w:themeFillTint="33"/>
          </w:tcPr>
          <w:p w14:paraId="633A566A" w14:textId="29DD9EC0" w:rsidR="0054591C" w:rsidRPr="00136E04" w:rsidRDefault="00BA3386" w:rsidP="00033B9A">
            <w:pPr>
              <w:pStyle w:val="ListParagraph"/>
              <w:ind w:left="0"/>
              <w:rPr>
                <w:b/>
              </w:rPr>
            </w:pPr>
            <w:r>
              <w:rPr>
                <w:b/>
              </w:rPr>
              <w:t>Dynamics GP</w:t>
            </w:r>
            <w:r w:rsidR="0054591C">
              <w:rPr>
                <w:b/>
              </w:rPr>
              <w:t xml:space="preserve"> Field</w:t>
            </w:r>
          </w:p>
        </w:tc>
        <w:tc>
          <w:tcPr>
            <w:tcW w:w="4820" w:type="dxa"/>
            <w:shd w:val="clear" w:color="auto" w:fill="EDEDED" w:themeFill="accent3" w:themeFillTint="33"/>
          </w:tcPr>
          <w:p w14:paraId="50121120" w14:textId="32061F20" w:rsidR="0054591C" w:rsidRPr="00136E04" w:rsidRDefault="00BA3386" w:rsidP="00033B9A">
            <w:pPr>
              <w:pStyle w:val="ListParagraph"/>
              <w:ind w:left="0"/>
              <w:rPr>
                <w:b/>
              </w:rPr>
            </w:pPr>
            <w:r>
              <w:rPr>
                <w:b/>
              </w:rPr>
              <w:t>Powerhouse Field/Default Value</w:t>
            </w:r>
          </w:p>
        </w:tc>
      </w:tr>
      <w:tr w:rsidR="0054591C" w:rsidRPr="00A94B63" w14:paraId="695B4088" w14:textId="77777777" w:rsidTr="00033B9A">
        <w:trPr>
          <w:trHeight w:val="300"/>
        </w:trPr>
        <w:tc>
          <w:tcPr>
            <w:tcW w:w="4180" w:type="dxa"/>
            <w:noWrap/>
            <w:hideMark/>
          </w:tcPr>
          <w:p w14:paraId="72CA9083" w14:textId="2CB8ED07" w:rsidR="0054591C" w:rsidRPr="00A94B63" w:rsidRDefault="00BA3386" w:rsidP="00033B9A">
            <w:r>
              <w:t>POPRCTNM</w:t>
            </w:r>
          </w:p>
        </w:tc>
        <w:tc>
          <w:tcPr>
            <w:tcW w:w="4820" w:type="dxa"/>
            <w:noWrap/>
            <w:hideMark/>
          </w:tcPr>
          <w:p w14:paraId="6016E4FA" w14:textId="3FDB72E0" w:rsidR="0054591C" w:rsidRPr="00A94B63" w:rsidRDefault="00BA3386" w:rsidP="00033B9A">
            <w:proofErr w:type="spellStart"/>
            <w:r>
              <w:t>ReceiptNumber</w:t>
            </w:r>
            <w:proofErr w:type="spellEnd"/>
          </w:p>
        </w:tc>
      </w:tr>
      <w:tr w:rsidR="00BA3386" w:rsidRPr="00A94B63" w14:paraId="1401C668" w14:textId="77777777" w:rsidTr="00033B9A">
        <w:trPr>
          <w:trHeight w:val="300"/>
        </w:trPr>
        <w:tc>
          <w:tcPr>
            <w:tcW w:w="4180" w:type="dxa"/>
            <w:noWrap/>
          </w:tcPr>
          <w:p w14:paraId="144931D3" w14:textId="5F3DFBC6" w:rsidR="00BA3386" w:rsidRDefault="00BA3386" w:rsidP="00033B9A">
            <w:proofErr w:type="spellStart"/>
            <w:r>
              <w:t>POPType</w:t>
            </w:r>
            <w:proofErr w:type="spellEnd"/>
          </w:p>
        </w:tc>
        <w:tc>
          <w:tcPr>
            <w:tcW w:w="4820" w:type="dxa"/>
            <w:noWrap/>
          </w:tcPr>
          <w:p w14:paraId="57091F47" w14:textId="5BC3C026" w:rsidR="00BA3386" w:rsidRDefault="00BA3386" w:rsidP="00033B9A">
            <w:proofErr w:type="spellStart"/>
            <w:r>
              <w:t>GPReceiptType.Shipment</w:t>
            </w:r>
            <w:proofErr w:type="spellEnd"/>
          </w:p>
        </w:tc>
      </w:tr>
      <w:tr w:rsidR="00BA3386" w:rsidRPr="00A94B63" w14:paraId="59254B08" w14:textId="77777777" w:rsidTr="00033B9A">
        <w:trPr>
          <w:trHeight w:val="300"/>
        </w:trPr>
        <w:tc>
          <w:tcPr>
            <w:tcW w:w="4180" w:type="dxa"/>
            <w:noWrap/>
          </w:tcPr>
          <w:p w14:paraId="422198D9" w14:textId="2682D3BC" w:rsidR="00BA3386" w:rsidRDefault="00BA3386" w:rsidP="00033B9A">
            <w:proofErr w:type="spellStart"/>
            <w:r>
              <w:t>ReceiptDate</w:t>
            </w:r>
            <w:proofErr w:type="spellEnd"/>
          </w:p>
        </w:tc>
        <w:tc>
          <w:tcPr>
            <w:tcW w:w="4820" w:type="dxa"/>
            <w:noWrap/>
          </w:tcPr>
          <w:p w14:paraId="1DF19D1E" w14:textId="4D3E45EE" w:rsidR="00BA3386" w:rsidRDefault="00BA3386" w:rsidP="00033B9A">
            <w:proofErr w:type="spellStart"/>
            <w:r>
              <w:t>activityDate</w:t>
            </w:r>
            <w:proofErr w:type="spellEnd"/>
            <w:r>
              <w:t xml:space="preserve"> or current date</w:t>
            </w:r>
          </w:p>
        </w:tc>
      </w:tr>
      <w:tr w:rsidR="00BA3386" w:rsidRPr="00A94B63" w14:paraId="3689AC2F" w14:textId="77777777" w:rsidTr="00033B9A">
        <w:trPr>
          <w:trHeight w:val="300"/>
        </w:trPr>
        <w:tc>
          <w:tcPr>
            <w:tcW w:w="4180" w:type="dxa"/>
            <w:noWrap/>
          </w:tcPr>
          <w:p w14:paraId="2E1AB313" w14:textId="1B1512E9" w:rsidR="00BA3386" w:rsidRDefault="00BA3386" w:rsidP="00033B9A">
            <w:r>
              <w:t>BACHNUMB</w:t>
            </w:r>
          </w:p>
        </w:tc>
        <w:tc>
          <w:tcPr>
            <w:tcW w:w="4820" w:type="dxa"/>
            <w:noWrap/>
          </w:tcPr>
          <w:p w14:paraId="51549FF7" w14:textId="53F6DD41" w:rsidR="00BA3386" w:rsidRDefault="00BA3386" w:rsidP="00033B9A">
            <w:r>
              <w:t>Receiving ID prefix + Batch Frequency</w:t>
            </w:r>
          </w:p>
        </w:tc>
      </w:tr>
      <w:tr w:rsidR="00BA3386" w:rsidRPr="00A94B63" w14:paraId="389135A9" w14:textId="77777777" w:rsidTr="00033B9A">
        <w:trPr>
          <w:trHeight w:val="300"/>
        </w:trPr>
        <w:tc>
          <w:tcPr>
            <w:tcW w:w="4180" w:type="dxa"/>
            <w:noWrap/>
          </w:tcPr>
          <w:p w14:paraId="05F656FD" w14:textId="6964E93F" w:rsidR="00BA3386" w:rsidRDefault="00BA3386" w:rsidP="00033B9A">
            <w:r>
              <w:t>VENDORID</w:t>
            </w:r>
          </w:p>
        </w:tc>
        <w:tc>
          <w:tcPr>
            <w:tcW w:w="4820" w:type="dxa"/>
            <w:noWrap/>
          </w:tcPr>
          <w:p w14:paraId="5673EE7E" w14:textId="47A673DE" w:rsidR="00BA3386" w:rsidRDefault="00BA3386" w:rsidP="00033B9A">
            <w:proofErr w:type="spellStart"/>
            <w:r>
              <w:t>vendorid</w:t>
            </w:r>
            <w:proofErr w:type="spellEnd"/>
          </w:p>
        </w:tc>
      </w:tr>
    </w:tbl>
    <w:p w14:paraId="5CD51858" w14:textId="6CC59656" w:rsidR="00943CB7" w:rsidRDefault="00943CB7"/>
    <w:p w14:paraId="4F19E74F" w14:textId="7152ED6C" w:rsidR="00BA3386" w:rsidRDefault="00BA3386" w:rsidP="00BA3386">
      <w:pPr>
        <w:ind w:firstLine="720"/>
      </w:pPr>
      <w:r>
        <w:t>Line</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BA3386" w14:paraId="56B6F5C6" w14:textId="77777777" w:rsidTr="00033B9A">
        <w:tc>
          <w:tcPr>
            <w:tcW w:w="4180" w:type="dxa"/>
            <w:shd w:val="clear" w:color="auto" w:fill="EDEDED" w:themeFill="accent3" w:themeFillTint="33"/>
          </w:tcPr>
          <w:p w14:paraId="2FCB9FF6" w14:textId="77777777" w:rsidR="00BA3386" w:rsidRPr="00136E04" w:rsidRDefault="00BA3386" w:rsidP="00033B9A">
            <w:pPr>
              <w:pStyle w:val="ListParagraph"/>
              <w:ind w:left="0"/>
              <w:rPr>
                <w:b/>
              </w:rPr>
            </w:pPr>
            <w:r>
              <w:rPr>
                <w:b/>
              </w:rPr>
              <w:t>Dynamics GP Field</w:t>
            </w:r>
          </w:p>
        </w:tc>
        <w:tc>
          <w:tcPr>
            <w:tcW w:w="4820" w:type="dxa"/>
            <w:shd w:val="clear" w:color="auto" w:fill="EDEDED" w:themeFill="accent3" w:themeFillTint="33"/>
          </w:tcPr>
          <w:p w14:paraId="31C4672D" w14:textId="77777777" w:rsidR="00BA3386" w:rsidRPr="00136E04" w:rsidRDefault="00BA3386" w:rsidP="00033B9A">
            <w:pPr>
              <w:pStyle w:val="ListParagraph"/>
              <w:ind w:left="0"/>
              <w:rPr>
                <w:b/>
              </w:rPr>
            </w:pPr>
            <w:r>
              <w:rPr>
                <w:b/>
              </w:rPr>
              <w:t>Powerhouse Field/Default Value</w:t>
            </w:r>
          </w:p>
        </w:tc>
      </w:tr>
      <w:tr w:rsidR="00BA3386" w:rsidRPr="00A94B63" w14:paraId="1471B73F" w14:textId="77777777" w:rsidTr="00033B9A">
        <w:trPr>
          <w:trHeight w:val="300"/>
        </w:trPr>
        <w:tc>
          <w:tcPr>
            <w:tcW w:w="4180" w:type="dxa"/>
            <w:noWrap/>
            <w:hideMark/>
          </w:tcPr>
          <w:p w14:paraId="43FF9142" w14:textId="77777777" w:rsidR="00BA3386" w:rsidRPr="00A94B63" w:rsidRDefault="00BA3386" w:rsidP="00033B9A">
            <w:r>
              <w:t>POPRCTNM</w:t>
            </w:r>
          </w:p>
        </w:tc>
        <w:tc>
          <w:tcPr>
            <w:tcW w:w="4820" w:type="dxa"/>
            <w:noWrap/>
            <w:hideMark/>
          </w:tcPr>
          <w:p w14:paraId="3E747322" w14:textId="77777777" w:rsidR="00BA3386" w:rsidRPr="00A94B63" w:rsidRDefault="00BA3386" w:rsidP="00033B9A">
            <w:proofErr w:type="spellStart"/>
            <w:r>
              <w:t>ReceiptNumber</w:t>
            </w:r>
            <w:proofErr w:type="spellEnd"/>
          </w:p>
        </w:tc>
      </w:tr>
      <w:tr w:rsidR="00BA3386" w:rsidRPr="00A94B63" w14:paraId="10A6714E" w14:textId="77777777" w:rsidTr="00033B9A">
        <w:trPr>
          <w:trHeight w:val="300"/>
        </w:trPr>
        <w:tc>
          <w:tcPr>
            <w:tcW w:w="4180" w:type="dxa"/>
            <w:noWrap/>
          </w:tcPr>
          <w:p w14:paraId="66E8C789" w14:textId="31E5E0D4" w:rsidR="00BA3386" w:rsidRDefault="00BA3386" w:rsidP="00033B9A">
            <w:proofErr w:type="spellStart"/>
            <w:r>
              <w:t>POPType</w:t>
            </w:r>
            <w:proofErr w:type="spellEnd"/>
          </w:p>
        </w:tc>
        <w:tc>
          <w:tcPr>
            <w:tcW w:w="4820" w:type="dxa"/>
            <w:noWrap/>
          </w:tcPr>
          <w:p w14:paraId="0B3BCFFA" w14:textId="1CD69331" w:rsidR="00BA3386" w:rsidRDefault="00BA3386" w:rsidP="00033B9A">
            <w:proofErr w:type="spellStart"/>
            <w:r>
              <w:t>GPReceiptType.Shipment</w:t>
            </w:r>
            <w:proofErr w:type="spellEnd"/>
          </w:p>
        </w:tc>
      </w:tr>
      <w:tr w:rsidR="00BA3386" w:rsidRPr="00A94B63" w14:paraId="110B79A2" w14:textId="77777777" w:rsidTr="00033B9A">
        <w:trPr>
          <w:trHeight w:val="300"/>
        </w:trPr>
        <w:tc>
          <w:tcPr>
            <w:tcW w:w="4180" w:type="dxa"/>
            <w:noWrap/>
          </w:tcPr>
          <w:p w14:paraId="587BB527" w14:textId="7C554B23" w:rsidR="00BA3386" w:rsidRDefault="00BA3386" w:rsidP="00033B9A">
            <w:r>
              <w:t>PONUMBER</w:t>
            </w:r>
          </w:p>
        </w:tc>
        <w:tc>
          <w:tcPr>
            <w:tcW w:w="4820" w:type="dxa"/>
            <w:noWrap/>
          </w:tcPr>
          <w:p w14:paraId="1CE179D4" w14:textId="25BC4BA0" w:rsidR="00BA3386" w:rsidRDefault="00BA3386" w:rsidP="00033B9A">
            <w:proofErr w:type="spellStart"/>
            <w:r>
              <w:t>poId</w:t>
            </w:r>
            <w:proofErr w:type="spellEnd"/>
          </w:p>
        </w:tc>
      </w:tr>
      <w:tr w:rsidR="00BA3386" w:rsidRPr="00A94B63" w14:paraId="1222A7C1" w14:textId="77777777" w:rsidTr="00033B9A">
        <w:trPr>
          <w:trHeight w:val="300"/>
        </w:trPr>
        <w:tc>
          <w:tcPr>
            <w:tcW w:w="4180" w:type="dxa"/>
            <w:noWrap/>
          </w:tcPr>
          <w:p w14:paraId="28C5578B" w14:textId="06ECBCCE" w:rsidR="00BA3386" w:rsidRDefault="00BA3386" w:rsidP="00033B9A">
            <w:r>
              <w:t>POLNENUM</w:t>
            </w:r>
          </w:p>
        </w:tc>
        <w:tc>
          <w:tcPr>
            <w:tcW w:w="4820" w:type="dxa"/>
            <w:noWrap/>
          </w:tcPr>
          <w:p w14:paraId="35BC4152" w14:textId="1864D717" w:rsidR="00BA3386" w:rsidRDefault="00BA3386" w:rsidP="00033B9A">
            <w:r>
              <w:t>host0</w:t>
            </w:r>
          </w:p>
        </w:tc>
      </w:tr>
      <w:tr w:rsidR="00BA3386" w:rsidRPr="00A94B63" w14:paraId="5881AD07" w14:textId="77777777" w:rsidTr="00033B9A">
        <w:trPr>
          <w:trHeight w:val="300"/>
        </w:trPr>
        <w:tc>
          <w:tcPr>
            <w:tcW w:w="4180" w:type="dxa"/>
            <w:noWrap/>
          </w:tcPr>
          <w:p w14:paraId="2733C223" w14:textId="10FDA607" w:rsidR="00BA3386" w:rsidRDefault="00BA3386" w:rsidP="00033B9A">
            <w:r>
              <w:t>ITEMNMBR</w:t>
            </w:r>
          </w:p>
        </w:tc>
        <w:tc>
          <w:tcPr>
            <w:tcW w:w="4820" w:type="dxa"/>
            <w:noWrap/>
          </w:tcPr>
          <w:p w14:paraId="07AB7A5B" w14:textId="72682A01" w:rsidR="00BA3386" w:rsidRDefault="00DE5655" w:rsidP="00033B9A">
            <w:proofErr w:type="spellStart"/>
            <w:r>
              <w:t>itemId</w:t>
            </w:r>
            <w:proofErr w:type="spellEnd"/>
          </w:p>
        </w:tc>
      </w:tr>
      <w:tr w:rsidR="00DE5655" w:rsidRPr="00A94B63" w14:paraId="35FA32F3" w14:textId="77777777" w:rsidTr="00033B9A">
        <w:trPr>
          <w:trHeight w:val="300"/>
        </w:trPr>
        <w:tc>
          <w:tcPr>
            <w:tcW w:w="4180" w:type="dxa"/>
            <w:noWrap/>
          </w:tcPr>
          <w:p w14:paraId="178C77C4" w14:textId="3B3C2FE4" w:rsidR="00DE5655" w:rsidRDefault="00DE5655" w:rsidP="00033B9A">
            <w:r>
              <w:t>VENDORID</w:t>
            </w:r>
          </w:p>
        </w:tc>
        <w:tc>
          <w:tcPr>
            <w:tcW w:w="4820" w:type="dxa"/>
            <w:noWrap/>
          </w:tcPr>
          <w:p w14:paraId="02DB668F" w14:textId="01316406" w:rsidR="00DE5655" w:rsidRDefault="00DE5655" w:rsidP="00033B9A">
            <w:proofErr w:type="spellStart"/>
            <w:r>
              <w:t>vendorId</w:t>
            </w:r>
            <w:proofErr w:type="spellEnd"/>
          </w:p>
        </w:tc>
      </w:tr>
      <w:tr w:rsidR="00DE5655" w:rsidRPr="00A94B63" w14:paraId="05FD2A84" w14:textId="77777777" w:rsidTr="00033B9A">
        <w:trPr>
          <w:trHeight w:val="300"/>
        </w:trPr>
        <w:tc>
          <w:tcPr>
            <w:tcW w:w="4180" w:type="dxa"/>
            <w:noWrap/>
          </w:tcPr>
          <w:p w14:paraId="6CE90BDA" w14:textId="7F9DE369" w:rsidR="00DE5655" w:rsidRDefault="00DE5655" w:rsidP="00033B9A">
            <w:r>
              <w:t>VNDITNUM</w:t>
            </w:r>
          </w:p>
        </w:tc>
        <w:tc>
          <w:tcPr>
            <w:tcW w:w="4820" w:type="dxa"/>
            <w:noWrap/>
          </w:tcPr>
          <w:p w14:paraId="4378A275" w14:textId="363F30C5" w:rsidR="00DE5655" w:rsidRDefault="00DE5655" w:rsidP="00033B9A">
            <w:r>
              <w:t>Host2</w:t>
            </w:r>
          </w:p>
        </w:tc>
      </w:tr>
      <w:tr w:rsidR="00DE5655" w:rsidRPr="00A94B63" w14:paraId="194114A9" w14:textId="77777777" w:rsidTr="00033B9A">
        <w:trPr>
          <w:trHeight w:val="300"/>
        </w:trPr>
        <w:tc>
          <w:tcPr>
            <w:tcW w:w="4180" w:type="dxa"/>
            <w:noWrap/>
          </w:tcPr>
          <w:p w14:paraId="048F1F98" w14:textId="734F0878" w:rsidR="00DE5655" w:rsidRDefault="00DE5655" w:rsidP="00033B9A">
            <w:r>
              <w:t>RCPTLNM</w:t>
            </w:r>
          </w:p>
        </w:tc>
        <w:tc>
          <w:tcPr>
            <w:tcW w:w="4820" w:type="dxa"/>
            <w:noWrap/>
          </w:tcPr>
          <w:p w14:paraId="01BBB5FB" w14:textId="1BB7A233" w:rsidR="00DE5655" w:rsidRDefault="00DE5655" w:rsidP="00033B9A">
            <w:r>
              <w:t>Host0</w:t>
            </w:r>
          </w:p>
        </w:tc>
      </w:tr>
      <w:tr w:rsidR="00DE5655" w:rsidRPr="00A94B63" w14:paraId="5226311A" w14:textId="77777777" w:rsidTr="00033B9A">
        <w:trPr>
          <w:trHeight w:val="300"/>
        </w:trPr>
        <w:tc>
          <w:tcPr>
            <w:tcW w:w="4180" w:type="dxa"/>
            <w:noWrap/>
          </w:tcPr>
          <w:p w14:paraId="5FDEB390" w14:textId="106E5040" w:rsidR="00DE5655" w:rsidRDefault="00DE5655" w:rsidP="00033B9A">
            <w:r>
              <w:t>QTYSHPPD</w:t>
            </w:r>
          </w:p>
        </w:tc>
        <w:tc>
          <w:tcPr>
            <w:tcW w:w="4820" w:type="dxa"/>
            <w:noWrap/>
          </w:tcPr>
          <w:p w14:paraId="7D9B840F" w14:textId="0C27B8FA" w:rsidR="00DE5655" w:rsidRDefault="00DE5655" w:rsidP="00033B9A">
            <w:r>
              <w:t>Host1</w:t>
            </w:r>
          </w:p>
        </w:tc>
      </w:tr>
      <w:tr w:rsidR="00DE5655" w:rsidRPr="00A94B63" w14:paraId="41C265B7" w14:textId="77777777" w:rsidTr="00033B9A">
        <w:trPr>
          <w:trHeight w:val="300"/>
        </w:trPr>
        <w:tc>
          <w:tcPr>
            <w:tcW w:w="4180" w:type="dxa"/>
            <w:noWrap/>
          </w:tcPr>
          <w:p w14:paraId="4C26BB43" w14:textId="505A3D88" w:rsidR="00DE5655" w:rsidRDefault="00DE5655" w:rsidP="00033B9A">
            <w:proofErr w:type="spellStart"/>
            <w:r>
              <w:t>InventoryAccount</w:t>
            </w:r>
            <w:proofErr w:type="spellEnd"/>
          </w:p>
        </w:tc>
        <w:tc>
          <w:tcPr>
            <w:tcW w:w="4820" w:type="dxa"/>
            <w:noWrap/>
          </w:tcPr>
          <w:p w14:paraId="04EAE0E5" w14:textId="06D1D221" w:rsidR="00DE5655" w:rsidRDefault="00DE5655" w:rsidP="00033B9A">
            <w:proofErr w:type="spellStart"/>
            <w:r>
              <w:t>glAccount</w:t>
            </w:r>
            <w:proofErr w:type="spellEnd"/>
          </w:p>
        </w:tc>
      </w:tr>
    </w:tbl>
    <w:p w14:paraId="73254FFC" w14:textId="77777777" w:rsidR="00BA3386" w:rsidRDefault="00BA3386"/>
    <w:p w14:paraId="53B0331D" w14:textId="3FD244AA" w:rsidR="00DE5655" w:rsidRDefault="00DE5655" w:rsidP="00DE5655">
      <w:pPr>
        <w:ind w:firstLine="720"/>
      </w:pPr>
      <w:r>
        <w:t>Lot</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DE5655" w14:paraId="7613D1B6" w14:textId="77777777" w:rsidTr="00DE5655">
        <w:tc>
          <w:tcPr>
            <w:tcW w:w="4180" w:type="dxa"/>
            <w:shd w:val="clear" w:color="auto" w:fill="EDEDED" w:themeFill="accent3" w:themeFillTint="33"/>
          </w:tcPr>
          <w:p w14:paraId="29A5B0D6" w14:textId="77777777" w:rsidR="00DE5655" w:rsidRPr="00136E04" w:rsidRDefault="00DE5655" w:rsidP="00033B9A">
            <w:pPr>
              <w:pStyle w:val="ListParagraph"/>
              <w:ind w:left="0"/>
              <w:rPr>
                <w:b/>
              </w:rPr>
            </w:pPr>
            <w:r>
              <w:rPr>
                <w:b/>
              </w:rPr>
              <w:t>Dynamics GP Field</w:t>
            </w:r>
          </w:p>
        </w:tc>
        <w:tc>
          <w:tcPr>
            <w:tcW w:w="4820" w:type="dxa"/>
            <w:shd w:val="clear" w:color="auto" w:fill="EDEDED" w:themeFill="accent3" w:themeFillTint="33"/>
          </w:tcPr>
          <w:p w14:paraId="547DB84A" w14:textId="77777777" w:rsidR="00DE5655" w:rsidRPr="00136E04" w:rsidRDefault="00DE5655" w:rsidP="00033B9A">
            <w:pPr>
              <w:pStyle w:val="ListParagraph"/>
              <w:ind w:left="0"/>
              <w:rPr>
                <w:b/>
              </w:rPr>
            </w:pPr>
            <w:r>
              <w:rPr>
                <w:b/>
              </w:rPr>
              <w:t>Powerhouse Field/Default Value</w:t>
            </w:r>
          </w:p>
        </w:tc>
      </w:tr>
      <w:tr w:rsidR="00DE5655" w:rsidRPr="00A94B63" w14:paraId="4310B43E" w14:textId="77777777" w:rsidTr="00DE5655">
        <w:trPr>
          <w:trHeight w:val="300"/>
        </w:trPr>
        <w:tc>
          <w:tcPr>
            <w:tcW w:w="4180" w:type="dxa"/>
            <w:noWrap/>
            <w:hideMark/>
          </w:tcPr>
          <w:p w14:paraId="3B449F31" w14:textId="77777777" w:rsidR="00DE5655" w:rsidRPr="00A94B63" w:rsidRDefault="00DE5655" w:rsidP="00033B9A">
            <w:r>
              <w:t>POPRCTNM</w:t>
            </w:r>
          </w:p>
        </w:tc>
        <w:tc>
          <w:tcPr>
            <w:tcW w:w="4820" w:type="dxa"/>
            <w:noWrap/>
            <w:hideMark/>
          </w:tcPr>
          <w:p w14:paraId="529BEE45" w14:textId="77777777" w:rsidR="00DE5655" w:rsidRPr="00A94B63" w:rsidRDefault="00DE5655" w:rsidP="00033B9A">
            <w:proofErr w:type="spellStart"/>
            <w:r>
              <w:t>ReceiptNumber</w:t>
            </w:r>
            <w:proofErr w:type="spellEnd"/>
          </w:p>
        </w:tc>
      </w:tr>
      <w:tr w:rsidR="00DE5655" w:rsidRPr="00A94B63" w14:paraId="3C3D609B" w14:textId="77777777" w:rsidTr="00DE5655">
        <w:trPr>
          <w:trHeight w:val="300"/>
        </w:trPr>
        <w:tc>
          <w:tcPr>
            <w:tcW w:w="4180" w:type="dxa"/>
            <w:noWrap/>
          </w:tcPr>
          <w:p w14:paraId="51568A1E" w14:textId="23466E92" w:rsidR="00DE5655" w:rsidRDefault="00DE5655" w:rsidP="00033B9A">
            <w:r>
              <w:t>ITEMNMBR</w:t>
            </w:r>
          </w:p>
        </w:tc>
        <w:tc>
          <w:tcPr>
            <w:tcW w:w="4820" w:type="dxa"/>
            <w:noWrap/>
          </w:tcPr>
          <w:p w14:paraId="7FFD8752" w14:textId="03FBEFA1" w:rsidR="00DE5655" w:rsidRDefault="00DE5655" w:rsidP="00033B9A">
            <w:proofErr w:type="spellStart"/>
            <w:r>
              <w:t>itemId</w:t>
            </w:r>
            <w:proofErr w:type="spellEnd"/>
          </w:p>
        </w:tc>
      </w:tr>
      <w:tr w:rsidR="00DE5655" w:rsidRPr="00A94B63" w14:paraId="32BDDA2B" w14:textId="77777777" w:rsidTr="00DE5655">
        <w:trPr>
          <w:trHeight w:val="300"/>
        </w:trPr>
        <w:tc>
          <w:tcPr>
            <w:tcW w:w="4180" w:type="dxa"/>
            <w:noWrap/>
          </w:tcPr>
          <w:p w14:paraId="38793D9C" w14:textId="3E76551C" w:rsidR="00DE5655" w:rsidRDefault="00DE5655" w:rsidP="00033B9A">
            <w:r>
              <w:t>SERLTNUM</w:t>
            </w:r>
          </w:p>
        </w:tc>
        <w:tc>
          <w:tcPr>
            <w:tcW w:w="4820" w:type="dxa"/>
            <w:noWrap/>
          </w:tcPr>
          <w:p w14:paraId="1E3D5A4C" w14:textId="1546204F" w:rsidR="00DE5655" w:rsidRDefault="00DE5655" w:rsidP="00033B9A">
            <w:proofErr w:type="spellStart"/>
            <w:r>
              <w:t>lotId</w:t>
            </w:r>
            <w:proofErr w:type="spellEnd"/>
          </w:p>
        </w:tc>
      </w:tr>
      <w:tr w:rsidR="00DE5655" w:rsidRPr="00A94B63" w14:paraId="1D74F569" w14:textId="77777777" w:rsidTr="00DE5655">
        <w:trPr>
          <w:trHeight w:val="300"/>
        </w:trPr>
        <w:tc>
          <w:tcPr>
            <w:tcW w:w="4180" w:type="dxa"/>
            <w:noWrap/>
          </w:tcPr>
          <w:p w14:paraId="5BD37BA8" w14:textId="061910F0" w:rsidR="00DE5655" w:rsidRDefault="00DE5655" w:rsidP="00033B9A">
            <w:r>
              <w:t>SERLQTY</w:t>
            </w:r>
          </w:p>
        </w:tc>
        <w:tc>
          <w:tcPr>
            <w:tcW w:w="4820" w:type="dxa"/>
            <w:noWrap/>
          </w:tcPr>
          <w:p w14:paraId="5B3BBAAA" w14:textId="0323E0E1" w:rsidR="00DE5655" w:rsidRDefault="00DE5655" w:rsidP="00033B9A">
            <w:r>
              <w:t>Pieces</w:t>
            </w:r>
          </w:p>
        </w:tc>
      </w:tr>
      <w:tr w:rsidR="00DE5655" w:rsidRPr="00A94B63" w14:paraId="3EF3BA81" w14:textId="77777777" w:rsidTr="00DE5655">
        <w:trPr>
          <w:trHeight w:val="300"/>
        </w:trPr>
        <w:tc>
          <w:tcPr>
            <w:tcW w:w="4180" w:type="dxa"/>
            <w:noWrap/>
          </w:tcPr>
          <w:p w14:paraId="4BA628F5" w14:textId="6BB8046D" w:rsidR="00DE5655" w:rsidRDefault="00DE5655" w:rsidP="00033B9A">
            <w:r>
              <w:t>RCTPLNM</w:t>
            </w:r>
          </w:p>
        </w:tc>
        <w:tc>
          <w:tcPr>
            <w:tcW w:w="4820" w:type="dxa"/>
            <w:noWrap/>
          </w:tcPr>
          <w:p w14:paraId="407E0E34" w14:textId="258E7EE0" w:rsidR="00DE5655" w:rsidRDefault="00DE5655" w:rsidP="00033B9A">
            <w:r>
              <w:t>Host0</w:t>
            </w:r>
          </w:p>
        </w:tc>
      </w:tr>
    </w:tbl>
    <w:p w14:paraId="408F835B" w14:textId="77777777" w:rsidR="00DE5655" w:rsidRDefault="00DE5655"/>
    <w:p w14:paraId="5CAF09A2" w14:textId="3B0F9DEE" w:rsidR="00DE5655" w:rsidRDefault="00DE5655" w:rsidP="00DE5655">
      <w:pPr>
        <w:pStyle w:val="Heading3"/>
      </w:pPr>
      <w:bookmarkStart w:id="36" w:name="_Toc53407166"/>
      <w:r>
        <w:t>Inventory Transfer (Powerhouse to GP)</w:t>
      </w:r>
      <w:bookmarkEnd w:id="36"/>
    </w:p>
    <w:p w14:paraId="421161F2" w14:textId="77777777" w:rsidR="00DE5655" w:rsidRDefault="00DE5655" w:rsidP="00DE5655">
      <w:pPr>
        <w:ind w:firstLine="720"/>
      </w:pPr>
      <w:r w:rsidRPr="00A94B63">
        <w:t>Header Fields</w:t>
      </w:r>
    </w:p>
    <w:tbl>
      <w:tblPr>
        <w:tblStyle w:val="TableGrid"/>
        <w:tblW w:w="0" w:type="auto"/>
        <w:tblInd w:w="895" w:type="dxa"/>
        <w:tblLook w:val="04A0" w:firstRow="1" w:lastRow="0" w:firstColumn="1" w:lastColumn="0" w:noHBand="0" w:noVBand="1"/>
      </w:tblPr>
      <w:tblGrid>
        <w:gridCol w:w="4180"/>
        <w:gridCol w:w="4820"/>
      </w:tblGrid>
      <w:tr w:rsidR="00DE5655" w14:paraId="2FF1D5EC" w14:textId="77777777" w:rsidTr="00033B9A">
        <w:tc>
          <w:tcPr>
            <w:tcW w:w="4180" w:type="dxa"/>
            <w:shd w:val="clear" w:color="auto" w:fill="EDEDED" w:themeFill="accent3" w:themeFillTint="33"/>
          </w:tcPr>
          <w:p w14:paraId="2FE74F71" w14:textId="77777777" w:rsidR="00DE5655" w:rsidRPr="00136E04" w:rsidRDefault="00DE5655" w:rsidP="00033B9A">
            <w:pPr>
              <w:pStyle w:val="ListParagraph"/>
              <w:ind w:left="0"/>
              <w:rPr>
                <w:b/>
              </w:rPr>
            </w:pPr>
            <w:r>
              <w:rPr>
                <w:b/>
              </w:rPr>
              <w:t>Dynamics GP Field</w:t>
            </w:r>
          </w:p>
        </w:tc>
        <w:tc>
          <w:tcPr>
            <w:tcW w:w="4820" w:type="dxa"/>
            <w:shd w:val="clear" w:color="auto" w:fill="EDEDED" w:themeFill="accent3" w:themeFillTint="33"/>
          </w:tcPr>
          <w:p w14:paraId="57DF6350" w14:textId="77777777" w:rsidR="00DE5655" w:rsidRPr="00136E04" w:rsidRDefault="00DE5655" w:rsidP="00033B9A">
            <w:pPr>
              <w:pStyle w:val="ListParagraph"/>
              <w:ind w:left="0"/>
              <w:rPr>
                <w:b/>
              </w:rPr>
            </w:pPr>
            <w:r>
              <w:rPr>
                <w:b/>
              </w:rPr>
              <w:t>Powerhouse Field/Default Value</w:t>
            </w:r>
          </w:p>
        </w:tc>
      </w:tr>
      <w:tr w:rsidR="00DE5655" w:rsidRPr="00A94B63" w14:paraId="190D3ED0" w14:textId="77777777" w:rsidTr="00033B9A">
        <w:trPr>
          <w:trHeight w:val="300"/>
        </w:trPr>
        <w:tc>
          <w:tcPr>
            <w:tcW w:w="4180" w:type="dxa"/>
            <w:noWrap/>
            <w:hideMark/>
          </w:tcPr>
          <w:p w14:paraId="6BA87AC0" w14:textId="6D8AC1EF" w:rsidR="00DE5655" w:rsidRPr="00A94B63" w:rsidRDefault="00DE5655" w:rsidP="00033B9A">
            <w:r>
              <w:t>IVDOCNBR</w:t>
            </w:r>
          </w:p>
        </w:tc>
        <w:tc>
          <w:tcPr>
            <w:tcW w:w="4820" w:type="dxa"/>
            <w:noWrap/>
            <w:hideMark/>
          </w:tcPr>
          <w:p w14:paraId="397A048C" w14:textId="14B9AD64" w:rsidR="00DE5655" w:rsidRPr="00A94B63" w:rsidRDefault="00DE5655" w:rsidP="00033B9A">
            <w:proofErr w:type="spellStart"/>
            <w:r>
              <w:t>ifSeqNum</w:t>
            </w:r>
            <w:proofErr w:type="spellEnd"/>
          </w:p>
        </w:tc>
      </w:tr>
      <w:tr w:rsidR="00DE5655" w:rsidRPr="00A94B63" w14:paraId="42934B5E" w14:textId="77777777" w:rsidTr="00033B9A">
        <w:trPr>
          <w:trHeight w:val="300"/>
        </w:trPr>
        <w:tc>
          <w:tcPr>
            <w:tcW w:w="4180" w:type="dxa"/>
            <w:noWrap/>
          </w:tcPr>
          <w:p w14:paraId="599DBC52" w14:textId="58CACEB5" w:rsidR="00DE5655" w:rsidRDefault="00DE5655" w:rsidP="00DE5655">
            <w:r>
              <w:t>BACHNUMB</w:t>
            </w:r>
          </w:p>
        </w:tc>
        <w:tc>
          <w:tcPr>
            <w:tcW w:w="4820" w:type="dxa"/>
            <w:noWrap/>
          </w:tcPr>
          <w:p w14:paraId="134E6C09" w14:textId="6A20140A" w:rsidR="00DE5655" w:rsidRDefault="00DE5655" w:rsidP="00DE5655">
            <w:r>
              <w:t>Receiving ID prefix + Batch Frequency</w:t>
            </w:r>
          </w:p>
        </w:tc>
      </w:tr>
      <w:tr w:rsidR="00DE5655" w:rsidRPr="00A94B63" w14:paraId="4DC82188" w14:textId="77777777" w:rsidTr="00033B9A">
        <w:trPr>
          <w:trHeight w:val="300"/>
        </w:trPr>
        <w:tc>
          <w:tcPr>
            <w:tcW w:w="4180" w:type="dxa"/>
            <w:noWrap/>
          </w:tcPr>
          <w:p w14:paraId="4074A8AD" w14:textId="0A06719D" w:rsidR="00DE5655" w:rsidRDefault="00DE5655" w:rsidP="00DE5655">
            <w:r>
              <w:t>DOCDATE</w:t>
            </w:r>
          </w:p>
        </w:tc>
        <w:tc>
          <w:tcPr>
            <w:tcW w:w="4820" w:type="dxa"/>
            <w:noWrap/>
          </w:tcPr>
          <w:p w14:paraId="5677D235" w14:textId="2FB092D4" w:rsidR="00DE5655" w:rsidRDefault="00DE5655" w:rsidP="00DE5655">
            <w:proofErr w:type="spellStart"/>
            <w:r>
              <w:t>activityDate</w:t>
            </w:r>
            <w:proofErr w:type="spellEnd"/>
            <w:r>
              <w:t xml:space="preserve"> or Current Date</w:t>
            </w:r>
          </w:p>
        </w:tc>
      </w:tr>
    </w:tbl>
    <w:p w14:paraId="3221D196" w14:textId="77777777" w:rsidR="00DE5655" w:rsidRDefault="00DE5655" w:rsidP="00DE5655">
      <w:pPr>
        <w:ind w:firstLine="720"/>
      </w:pPr>
    </w:p>
    <w:p w14:paraId="776C751E" w14:textId="77777777" w:rsidR="00DE5655" w:rsidRDefault="00DE5655" w:rsidP="00DE5655">
      <w:pPr>
        <w:ind w:firstLine="720"/>
      </w:pPr>
    </w:p>
    <w:p w14:paraId="1DB69889" w14:textId="56723BC9" w:rsidR="00DE5655" w:rsidRDefault="00DE5655" w:rsidP="00DE5655">
      <w:pPr>
        <w:ind w:firstLine="720"/>
      </w:pPr>
      <w:r>
        <w:lastRenderedPageBreak/>
        <w:t>Line</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DE5655" w14:paraId="78A17C0E" w14:textId="77777777" w:rsidTr="00033B9A">
        <w:tc>
          <w:tcPr>
            <w:tcW w:w="4180" w:type="dxa"/>
            <w:shd w:val="clear" w:color="auto" w:fill="EDEDED" w:themeFill="accent3" w:themeFillTint="33"/>
          </w:tcPr>
          <w:p w14:paraId="010670B4" w14:textId="77777777" w:rsidR="00DE5655" w:rsidRPr="00136E04" w:rsidRDefault="00DE5655" w:rsidP="00033B9A">
            <w:pPr>
              <w:pStyle w:val="ListParagraph"/>
              <w:ind w:left="0"/>
              <w:rPr>
                <w:b/>
              </w:rPr>
            </w:pPr>
            <w:r>
              <w:rPr>
                <w:b/>
              </w:rPr>
              <w:t>Dynamics GP Field</w:t>
            </w:r>
          </w:p>
        </w:tc>
        <w:tc>
          <w:tcPr>
            <w:tcW w:w="4820" w:type="dxa"/>
            <w:shd w:val="clear" w:color="auto" w:fill="EDEDED" w:themeFill="accent3" w:themeFillTint="33"/>
          </w:tcPr>
          <w:p w14:paraId="6F1E4DF4" w14:textId="77777777" w:rsidR="00DE5655" w:rsidRPr="00136E04" w:rsidRDefault="00DE5655" w:rsidP="00033B9A">
            <w:pPr>
              <w:pStyle w:val="ListParagraph"/>
              <w:ind w:left="0"/>
              <w:rPr>
                <w:b/>
              </w:rPr>
            </w:pPr>
            <w:r>
              <w:rPr>
                <w:b/>
              </w:rPr>
              <w:t>Powerhouse Field/Default Value</w:t>
            </w:r>
          </w:p>
        </w:tc>
      </w:tr>
      <w:tr w:rsidR="00DE5655" w:rsidRPr="00A94B63" w14:paraId="603007D3" w14:textId="77777777" w:rsidTr="00033B9A">
        <w:trPr>
          <w:trHeight w:val="300"/>
        </w:trPr>
        <w:tc>
          <w:tcPr>
            <w:tcW w:w="4180" w:type="dxa"/>
            <w:noWrap/>
            <w:hideMark/>
          </w:tcPr>
          <w:p w14:paraId="13A55828" w14:textId="77777777" w:rsidR="00DE5655" w:rsidRPr="00A94B63" w:rsidRDefault="00DE5655" w:rsidP="00033B9A">
            <w:r>
              <w:t>IVDOCNBR</w:t>
            </w:r>
          </w:p>
        </w:tc>
        <w:tc>
          <w:tcPr>
            <w:tcW w:w="4820" w:type="dxa"/>
            <w:noWrap/>
            <w:hideMark/>
          </w:tcPr>
          <w:p w14:paraId="4933B83E" w14:textId="77777777" w:rsidR="00DE5655" w:rsidRPr="00A94B63" w:rsidRDefault="00DE5655" w:rsidP="00033B9A">
            <w:proofErr w:type="spellStart"/>
            <w:r>
              <w:t>ifSeqNum</w:t>
            </w:r>
            <w:proofErr w:type="spellEnd"/>
          </w:p>
        </w:tc>
      </w:tr>
      <w:tr w:rsidR="00DE5655" w:rsidRPr="00A94B63" w14:paraId="07D90470" w14:textId="77777777" w:rsidTr="00033B9A">
        <w:trPr>
          <w:trHeight w:val="300"/>
        </w:trPr>
        <w:tc>
          <w:tcPr>
            <w:tcW w:w="4180" w:type="dxa"/>
            <w:noWrap/>
            <w:hideMark/>
          </w:tcPr>
          <w:p w14:paraId="6621188C" w14:textId="647FFAD2" w:rsidR="00DE5655" w:rsidRPr="00A94B63" w:rsidRDefault="00DE5655" w:rsidP="00033B9A">
            <w:r>
              <w:t>ITEMNMBR</w:t>
            </w:r>
          </w:p>
        </w:tc>
        <w:tc>
          <w:tcPr>
            <w:tcW w:w="4820" w:type="dxa"/>
            <w:noWrap/>
            <w:hideMark/>
          </w:tcPr>
          <w:p w14:paraId="1EB7AF9E" w14:textId="5D9BF57C" w:rsidR="00DE5655" w:rsidRPr="00A94B63" w:rsidRDefault="00DE5655" w:rsidP="00033B9A">
            <w:proofErr w:type="spellStart"/>
            <w:r>
              <w:t>itemId</w:t>
            </w:r>
            <w:proofErr w:type="spellEnd"/>
          </w:p>
        </w:tc>
      </w:tr>
      <w:tr w:rsidR="00DE5655" w:rsidRPr="00A94B63" w14:paraId="4F0DE853" w14:textId="77777777" w:rsidTr="00033B9A">
        <w:trPr>
          <w:trHeight w:val="300"/>
        </w:trPr>
        <w:tc>
          <w:tcPr>
            <w:tcW w:w="4180" w:type="dxa"/>
            <w:noWrap/>
          </w:tcPr>
          <w:p w14:paraId="2AA657D5" w14:textId="714CDB15" w:rsidR="00DE5655" w:rsidRDefault="00DE5655" w:rsidP="00033B9A">
            <w:r>
              <w:t>TRXLOCTN</w:t>
            </w:r>
          </w:p>
        </w:tc>
        <w:tc>
          <w:tcPr>
            <w:tcW w:w="4820" w:type="dxa"/>
            <w:noWrap/>
          </w:tcPr>
          <w:p w14:paraId="4A844312" w14:textId="63E392D4" w:rsidR="00DE5655" w:rsidRDefault="00DE5655" w:rsidP="00033B9A">
            <w:r>
              <w:t>In Transfer Site (From Setup)</w:t>
            </w:r>
          </w:p>
        </w:tc>
      </w:tr>
      <w:tr w:rsidR="00DE5655" w:rsidRPr="00A94B63" w14:paraId="1F5D781F" w14:textId="77777777" w:rsidTr="00033B9A">
        <w:trPr>
          <w:trHeight w:val="300"/>
        </w:trPr>
        <w:tc>
          <w:tcPr>
            <w:tcW w:w="4180" w:type="dxa"/>
            <w:noWrap/>
          </w:tcPr>
          <w:p w14:paraId="67271A43" w14:textId="5112EEAD" w:rsidR="00DE5655" w:rsidRDefault="00DE5655" w:rsidP="00033B9A">
            <w:r>
              <w:t>TRNSTLOC</w:t>
            </w:r>
          </w:p>
        </w:tc>
        <w:tc>
          <w:tcPr>
            <w:tcW w:w="4820" w:type="dxa"/>
            <w:noWrap/>
          </w:tcPr>
          <w:p w14:paraId="62277918" w14:textId="2B155513" w:rsidR="00DE5655" w:rsidRDefault="00DE5655" w:rsidP="00033B9A">
            <w:r>
              <w:t xml:space="preserve">In Transfer </w:t>
            </w:r>
            <w:proofErr w:type="gramStart"/>
            <w:r>
              <w:t>To</w:t>
            </w:r>
            <w:proofErr w:type="gramEnd"/>
            <w:r>
              <w:t xml:space="preserve"> Site (From Setup)</w:t>
            </w:r>
          </w:p>
        </w:tc>
      </w:tr>
      <w:tr w:rsidR="00DE5655" w:rsidRPr="00A94B63" w14:paraId="50E9E950" w14:textId="77777777" w:rsidTr="00033B9A">
        <w:trPr>
          <w:trHeight w:val="300"/>
        </w:trPr>
        <w:tc>
          <w:tcPr>
            <w:tcW w:w="4180" w:type="dxa"/>
            <w:noWrap/>
          </w:tcPr>
          <w:p w14:paraId="4CCBEF24" w14:textId="11238525" w:rsidR="00DE5655" w:rsidRDefault="00DE5655" w:rsidP="00033B9A">
            <w:r>
              <w:t>TRXQTY</w:t>
            </w:r>
          </w:p>
        </w:tc>
        <w:tc>
          <w:tcPr>
            <w:tcW w:w="4820" w:type="dxa"/>
            <w:noWrap/>
          </w:tcPr>
          <w:p w14:paraId="46A206C1" w14:textId="5E5EA66C" w:rsidR="00DE5655" w:rsidRDefault="00DE5655" w:rsidP="00033B9A">
            <w:r>
              <w:t>Pieces</w:t>
            </w:r>
          </w:p>
        </w:tc>
      </w:tr>
      <w:tr w:rsidR="00DE5655" w:rsidRPr="00A94B63" w14:paraId="3671041D" w14:textId="77777777" w:rsidTr="00033B9A">
        <w:trPr>
          <w:trHeight w:val="300"/>
        </w:trPr>
        <w:tc>
          <w:tcPr>
            <w:tcW w:w="4180" w:type="dxa"/>
            <w:noWrap/>
          </w:tcPr>
          <w:p w14:paraId="63F5BEA4" w14:textId="59ACB99A" w:rsidR="00DE5655" w:rsidRDefault="00DE5655" w:rsidP="00033B9A">
            <w:proofErr w:type="spellStart"/>
            <w:r>
              <w:t>Reason_Code</w:t>
            </w:r>
            <w:proofErr w:type="spellEnd"/>
          </w:p>
        </w:tc>
        <w:tc>
          <w:tcPr>
            <w:tcW w:w="4820" w:type="dxa"/>
            <w:noWrap/>
          </w:tcPr>
          <w:p w14:paraId="659F9702" w14:textId="0A0754D7" w:rsidR="00DE5655" w:rsidRDefault="00DE5655" w:rsidP="00033B9A">
            <w:proofErr w:type="spellStart"/>
            <w:r>
              <w:t>hostAdjCode</w:t>
            </w:r>
            <w:proofErr w:type="spellEnd"/>
          </w:p>
        </w:tc>
      </w:tr>
    </w:tbl>
    <w:p w14:paraId="186199CD" w14:textId="77777777" w:rsidR="00DE5655" w:rsidRDefault="00DE5655"/>
    <w:p w14:paraId="7356073D" w14:textId="77777777" w:rsidR="00DE5655" w:rsidRDefault="00DE5655" w:rsidP="00DE5655">
      <w:pPr>
        <w:ind w:firstLine="720"/>
      </w:pPr>
      <w:r>
        <w:t>Lot</w:t>
      </w:r>
      <w:r w:rsidRPr="00A94B63">
        <w:t xml:space="preserve"> Fields</w:t>
      </w:r>
    </w:p>
    <w:tbl>
      <w:tblPr>
        <w:tblStyle w:val="TableGrid"/>
        <w:tblW w:w="0" w:type="auto"/>
        <w:tblInd w:w="895" w:type="dxa"/>
        <w:tblLook w:val="04A0" w:firstRow="1" w:lastRow="0" w:firstColumn="1" w:lastColumn="0" w:noHBand="0" w:noVBand="1"/>
      </w:tblPr>
      <w:tblGrid>
        <w:gridCol w:w="4180"/>
        <w:gridCol w:w="4820"/>
      </w:tblGrid>
      <w:tr w:rsidR="00DE5655" w14:paraId="08F22920" w14:textId="77777777" w:rsidTr="00033B9A">
        <w:tc>
          <w:tcPr>
            <w:tcW w:w="4180" w:type="dxa"/>
            <w:shd w:val="clear" w:color="auto" w:fill="EDEDED" w:themeFill="accent3" w:themeFillTint="33"/>
          </w:tcPr>
          <w:p w14:paraId="4660B116" w14:textId="77777777" w:rsidR="00DE5655" w:rsidRPr="00136E04" w:rsidRDefault="00DE5655" w:rsidP="00033B9A">
            <w:pPr>
              <w:pStyle w:val="ListParagraph"/>
              <w:ind w:left="0"/>
              <w:rPr>
                <w:b/>
              </w:rPr>
            </w:pPr>
            <w:r>
              <w:rPr>
                <w:b/>
              </w:rPr>
              <w:t>Dynamics GP Field</w:t>
            </w:r>
          </w:p>
        </w:tc>
        <w:tc>
          <w:tcPr>
            <w:tcW w:w="4820" w:type="dxa"/>
            <w:shd w:val="clear" w:color="auto" w:fill="EDEDED" w:themeFill="accent3" w:themeFillTint="33"/>
          </w:tcPr>
          <w:p w14:paraId="067671A3" w14:textId="77777777" w:rsidR="00DE5655" w:rsidRPr="00136E04" w:rsidRDefault="00DE5655" w:rsidP="00033B9A">
            <w:pPr>
              <w:pStyle w:val="ListParagraph"/>
              <w:ind w:left="0"/>
              <w:rPr>
                <w:b/>
              </w:rPr>
            </w:pPr>
            <w:r>
              <w:rPr>
                <w:b/>
              </w:rPr>
              <w:t>Powerhouse Field/Default Value</w:t>
            </w:r>
          </w:p>
        </w:tc>
      </w:tr>
      <w:tr w:rsidR="00DE5655" w:rsidRPr="00A94B63" w14:paraId="211CD9A1" w14:textId="77777777" w:rsidTr="00033B9A">
        <w:trPr>
          <w:trHeight w:val="300"/>
        </w:trPr>
        <w:tc>
          <w:tcPr>
            <w:tcW w:w="4180" w:type="dxa"/>
            <w:noWrap/>
            <w:hideMark/>
          </w:tcPr>
          <w:p w14:paraId="428944F4" w14:textId="77777777" w:rsidR="00DE5655" w:rsidRPr="00A94B63" w:rsidRDefault="00DE5655" w:rsidP="00033B9A">
            <w:r>
              <w:t>IVDOCNBR</w:t>
            </w:r>
          </w:p>
        </w:tc>
        <w:tc>
          <w:tcPr>
            <w:tcW w:w="4820" w:type="dxa"/>
            <w:noWrap/>
            <w:hideMark/>
          </w:tcPr>
          <w:p w14:paraId="27271351" w14:textId="77777777" w:rsidR="00DE5655" w:rsidRPr="00A94B63" w:rsidRDefault="00DE5655" w:rsidP="00033B9A">
            <w:proofErr w:type="spellStart"/>
            <w:r>
              <w:t>ifSeqNum</w:t>
            </w:r>
            <w:proofErr w:type="spellEnd"/>
          </w:p>
        </w:tc>
      </w:tr>
      <w:tr w:rsidR="00DE5655" w:rsidRPr="00A94B63" w14:paraId="0DCA5437" w14:textId="77777777" w:rsidTr="00033B9A">
        <w:trPr>
          <w:trHeight w:val="300"/>
        </w:trPr>
        <w:tc>
          <w:tcPr>
            <w:tcW w:w="4180" w:type="dxa"/>
            <w:noWrap/>
            <w:hideMark/>
          </w:tcPr>
          <w:p w14:paraId="6AD5A8BD" w14:textId="77777777" w:rsidR="00DE5655" w:rsidRPr="00A94B63" w:rsidRDefault="00DE5655" w:rsidP="00033B9A">
            <w:r>
              <w:t>ITEMNMBR</w:t>
            </w:r>
          </w:p>
        </w:tc>
        <w:tc>
          <w:tcPr>
            <w:tcW w:w="4820" w:type="dxa"/>
            <w:noWrap/>
            <w:hideMark/>
          </w:tcPr>
          <w:p w14:paraId="21B73DCB" w14:textId="77777777" w:rsidR="00DE5655" w:rsidRPr="00A94B63" w:rsidRDefault="00DE5655" w:rsidP="00033B9A">
            <w:proofErr w:type="spellStart"/>
            <w:r>
              <w:t>itemId</w:t>
            </w:r>
            <w:proofErr w:type="spellEnd"/>
          </w:p>
        </w:tc>
      </w:tr>
      <w:tr w:rsidR="00DE5655" w:rsidRPr="00A94B63" w14:paraId="624E4BB0" w14:textId="77777777" w:rsidTr="00033B9A">
        <w:trPr>
          <w:trHeight w:val="300"/>
        </w:trPr>
        <w:tc>
          <w:tcPr>
            <w:tcW w:w="4180" w:type="dxa"/>
            <w:noWrap/>
            <w:hideMark/>
          </w:tcPr>
          <w:p w14:paraId="4D2058DC" w14:textId="529EA677" w:rsidR="00DE5655" w:rsidRPr="00A94B63" w:rsidRDefault="00DE5655" w:rsidP="00033B9A">
            <w:r>
              <w:t>LOCNCODE</w:t>
            </w:r>
          </w:p>
        </w:tc>
        <w:tc>
          <w:tcPr>
            <w:tcW w:w="4820" w:type="dxa"/>
            <w:noWrap/>
            <w:hideMark/>
          </w:tcPr>
          <w:p w14:paraId="6CFDDE83" w14:textId="3DF93297" w:rsidR="00DE5655" w:rsidRPr="00A94B63" w:rsidRDefault="00DE5655" w:rsidP="00033B9A">
            <w:r>
              <w:t xml:space="preserve">In Transfer </w:t>
            </w:r>
            <w:proofErr w:type="gramStart"/>
            <w:r>
              <w:t>To</w:t>
            </w:r>
            <w:proofErr w:type="gramEnd"/>
            <w:r>
              <w:t xml:space="preserve"> Site (From Setup)</w:t>
            </w:r>
          </w:p>
        </w:tc>
      </w:tr>
      <w:tr w:rsidR="00DE5655" w:rsidRPr="00A94B63" w14:paraId="2C975DB7" w14:textId="77777777" w:rsidTr="00033B9A">
        <w:trPr>
          <w:trHeight w:val="300"/>
        </w:trPr>
        <w:tc>
          <w:tcPr>
            <w:tcW w:w="4180" w:type="dxa"/>
            <w:noWrap/>
          </w:tcPr>
          <w:p w14:paraId="3299C226" w14:textId="62FD4B46" w:rsidR="00DE5655" w:rsidRDefault="00DE5655" w:rsidP="00033B9A">
            <w:r>
              <w:t>SERLTQTY</w:t>
            </w:r>
          </w:p>
        </w:tc>
        <w:tc>
          <w:tcPr>
            <w:tcW w:w="4820" w:type="dxa"/>
            <w:noWrap/>
          </w:tcPr>
          <w:p w14:paraId="4FB9F922" w14:textId="1441B87F" w:rsidR="00DE5655" w:rsidRDefault="00DE5655" w:rsidP="00033B9A">
            <w:r>
              <w:t>Pieces</w:t>
            </w:r>
          </w:p>
        </w:tc>
      </w:tr>
      <w:tr w:rsidR="00DE5655" w:rsidRPr="00A94B63" w14:paraId="744EEDA8" w14:textId="77777777" w:rsidTr="00033B9A">
        <w:trPr>
          <w:trHeight w:val="300"/>
        </w:trPr>
        <w:tc>
          <w:tcPr>
            <w:tcW w:w="4180" w:type="dxa"/>
            <w:noWrap/>
          </w:tcPr>
          <w:p w14:paraId="2650F92C" w14:textId="51EABC02" w:rsidR="00DE5655" w:rsidRDefault="00DE5655" w:rsidP="00033B9A">
            <w:r>
              <w:t>LOTNUMBR</w:t>
            </w:r>
          </w:p>
        </w:tc>
        <w:tc>
          <w:tcPr>
            <w:tcW w:w="4820" w:type="dxa"/>
            <w:noWrap/>
          </w:tcPr>
          <w:p w14:paraId="0B73CB67" w14:textId="353466AA" w:rsidR="00DE5655" w:rsidRDefault="00DE5655" w:rsidP="00033B9A">
            <w:proofErr w:type="spellStart"/>
            <w:r>
              <w:t>lotId</w:t>
            </w:r>
            <w:proofErr w:type="spellEnd"/>
          </w:p>
        </w:tc>
      </w:tr>
    </w:tbl>
    <w:p w14:paraId="46406030" w14:textId="7D71F8C5" w:rsidR="00BA3386" w:rsidRDefault="00BA3386">
      <w:pPr>
        <w:rPr>
          <w:rFonts w:asciiTheme="majorHAnsi" w:eastAsiaTheme="majorEastAsia" w:hAnsiTheme="majorHAnsi" w:cstheme="majorBidi"/>
          <w:color w:val="2F5496" w:themeColor="accent1" w:themeShade="BF"/>
          <w:sz w:val="26"/>
          <w:szCs w:val="26"/>
        </w:rPr>
      </w:pPr>
      <w:r>
        <w:br w:type="page"/>
      </w:r>
    </w:p>
    <w:p w14:paraId="1EF323AD" w14:textId="698FA1D5" w:rsidR="00C101EE" w:rsidRPr="004B0EC3" w:rsidRDefault="00C101EE" w:rsidP="00C101EE">
      <w:pPr>
        <w:pStyle w:val="Heading2"/>
      </w:pPr>
      <w:bookmarkStart w:id="37" w:name="_Toc53407167"/>
      <w:r>
        <w:lastRenderedPageBreak/>
        <w:t>BSP Tables</w:t>
      </w:r>
      <w:bookmarkEnd w:id="37"/>
    </w:p>
    <w:p w14:paraId="4FDF363E" w14:textId="7C07A523" w:rsidR="0066376A" w:rsidRDefault="0066376A" w:rsidP="0066376A">
      <w:pPr>
        <w:pStyle w:val="ListParagraph"/>
      </w:pPr>
    </w:p>
    <w:p w14:paraId="4C573A1B" w14:textId="7B145DD4" w:rsidR="0066376A" w:rsidRDefault="0066376A" w:rsidP="0066376A">
      <w:pPr>
        <w:pStyle w:val="ListParagraph"/>
        <w:rPr>
          <w:b/>
          <w:bCs/>
        </w:rPr>
      </w:pPr>
      <w:r>
        <w:t xml:space="preserve">Table Name: </w:t>
      </w:r>
      <w:r>
        <w:tab/>
      </w:r>
      <w:proofErr w:type="spellStart"/>
      <w:r w:rsidRPr="0066376A">
        <w:rPr>
          <w:b/>
          <w:bCs/>
        </w:rPr>
        <w:t>BSP_Integration_SETP</w:t>
      </w:r>
      <w:proofErr w:type="spellEnd"/>
    </w:p>
    <w:p w14:paraId="57608826" w14:textId="2542A571" w:rsidR="001A2C04" w:rsidRPr="001A2C04" w:rsidRDefault="001A2C04" w:rsidP="0066376A">
      <w:pPr>
        <w:pStyle w:val="ListParagraph"/>
      </w:pPr>
      <w:r>
        <w:t xml:space="preserve">Display Name: </w:t>
      </w:r>
      <w:r>
        <w:tab/>
      </w:r>
      <w:r w:rsidRPr="0092183B">
        <w:rPr>
          <w:b/>
          <w:bCs/>
        </w:rPr>
        <w:t>BSP Integration Setup</w:t>
      </w:r>
    </w:p>
    <w:p w14:paraId="6A625731" w14:textId="62FAFA83" w:rsidR="0066376A" w:rsidRDefault="0066376A" w:rsidP="0066376A">
      <w:pPr>
        <w:pStyle w:val="ListParagraph"/>
        <w:rPr>
          <w:b/>
          <w:bCs/>
        </w:rPr>
      </w:pPr>
      <w:r>
        <w:t>SQL ID:</w:t>
      </w:r>
      <w:r>
        <w:tab/>
      </w:r>
      <w:r>
        <w:tab/>
      </w:r>
      <w:proofErr w:type="spellStart"/>
      <w:r w:rsidR="001A2C04" w:rsidRPr="001A2C04">
        <w:rPr>
          <w:b/>
          <w:bCs/>
        </w:rPr>
        <w:t>BSP_Powerhouse_SETP</w:t>
      </w:r>
      <w:proofErr w:type="spellEnd"/>
    </w:p>
    <w:p w14:paraId="67288AE0" w14:textId="2AABB818" w:rsidR="0066376A" w:rsidRPr="0066376A" w:rsidRDefault="0066376A" w:rsidP="0066376A">
      <w:pPr>
        <w:pStyle w:val="ListParagraph"/>
      </w:pPr>
      <w:r>
        <w:t>Description:</w:t>
      </w:r>
      <w:r>
        <w:tab/>
        <w:t xml:space="preserve">Contains the data for the </w:t>
      </w:r>
      <w:r w:rsidR="001A2C04">
        <w:t xml:space="preserve">GP – Powerhouse </w:t>
      </w:r>
      <w:r>
        <w:t>Integration Settings</w:t>
      </w:r>
    </w:p>
    <w:p w14:paraId="1169CC64" w14:textId="77777777" w:rsidR="0066376A" w:rsidRDefault="0066376A" w:rsidP="0066376A">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1A2C04" w14:paraId="3141681F" w14:textId="7CAACBFD" w:rsidTr="001A2C04">
        <w:tc>
          <w:tcPr>
            <w:tcW w:w="3244" w:type="dxa"/>
            <w:shd w:val="clear" w:color="auto" w:fill="EDEDED" w:themeFill="accent3" w:themeFillTint="33"/>
          </w:tcPr>
          <w:p w14:paraId="4130D099" w14:textId="02D9AC4B" w:rsidR="001A2C04" w:rsidRPr="00136E04" w:rsidRDefault="001A2C04" w:rsidP="00130E62">
            <w:pPr>
              <w:pStyle w:val="ListParagraph"/>
              <w:ind w:left="0"/>
              <w:rPr>
                <w:b/>
              </w:rPr>
            </w:pPr>
            <w:r>
              <w:rPr>
                <w:b/>
              </w:rPr>
              <w:t>Display Name</w:t>
            </w:r>
          </w:p>
        </w:tc>
        <w:tc>
          <w:tcPr>
            <w:tcW w:w="3548" w:type="dxa"/>
            <w:shd w:val="clear" w:color="auto" w:fill="EDEDED" w:themeFill="accent3" w:themeFillTint="33"/>
          </w:tcPr>
          <w:p w14:paraId="14699C90" w14:textId="25931713" w:rsidR="001A2C04" w:rsidRPr="00136E04" w:rsidRDefault="001A2C04" w:rsidP="00130E62">
            <w:pPr>
              <w:pStyle w:val="ListParagraph"/>
              <w:ind w:left="0"/>
              <w:rPr>
                <w:b/>
              </w:rPr>
            </w:pPr>
            <w:r>
              <w:rPr>
                <w:b/>
              </w:rPr>
              <w:t>SQL Field</w:t>
            </w:r>
          </w:p>
        </w:tc>
        <w:tc>
          <w:tcPr>
            <w:tcW w:w="1770" w:type="dxa"/>
            <w:shd w:val="clear" w:color="auto" w:fill="EDEDED" w:themeFill="accent3" w:themeFillTint="33"/>
          </w:tcPr>
          <w:p w14:paraId="0B4A756B" w14:textId="24EF439F" w:rsidR="001A2C04" w:rsidRPr="00136E04" w:rsidRDefault="001A2C04" w:rsidP="00130E62">
            <w:pPr>
              <w:pStyle w:val="ListParagraph"/>
              <w:ind w:left="0"/>
              <w:rPr>
                <w:b/>
              </w:rPr>
            </w:pPr>
            <w:r>
              <w:rPr>
                <w:b/>
              </w:rPr>
              <w:t>Data Type</w:t>
            </w:r>
          </w:p>
        </w:tc>
        <w:tc>
          <w:tcPr>
            <w:tcW w:w="1508" w:type="dxa"/>
            <w:shd w:val="clear" w:color="auto" w:fill="EDEDED" w:themeFill="accent3" w:themeFillTint="33"/>
          </w:tcPr>
          <w:p w14:paraId="3F6091F6" w14:textId="0532927A" w:rsidR="001A2C04" w:rsidRDefault="001A2C04" w:rsidP="00130E62">
            <w:pPr>
              <w:pStyle w:val="ListParagraph"/>
              <w:ind w:left="0"/>
              <w:rPr>
                <w:b/>
              </w:rPr>
            </w:pPr>
            <w:r>
              <w:rPr>
                <w:b/>
              </w:rPr>
              <w:t>Length</w:t>
            </w:r>
          </w:p>
        </w:tc>
      </w:tr>
      <w:tr w:rsidR="001A2C04" w14:paraId="7A57D953" w14:textId="76CC5751" w:rsidTr="001A2C04">
        <w:tc>
          <w:tcPr>
            <w:tcW w:w="3244" w:type="dxa"/>
          </w:tcPr>
          <w:p w14:paraId="354435F1" w14:textId="07B05745" w:rsidR="001A2C04" w:rsidRDefault="001A2C04" w:rsidP="00130E62">
            <w:pPr>
              <w:pStyle w:val="ListParagraph"/>
              <w:ind w:left="0"/>
            </w:pPr>
            <w:r>
              <w:t>Company ID</w:t>
            </w:r>
          </w:p>
        </w:tc>
        <w:tc>
          <w:tcPr>
            <w:tcW w:w="3548" w:type="dxa"/>
          </w:tcPr>
          <w:p w14:paraId="6F93E5D0" w14:textId="5F844F35" w:rsidR="001A2C04" w:rsidRDefault="001A2C04" w:rsidP="00130E62">
            <w:pPr>
              <w:pStyle w:val="ListParagraph"/>
              <w:ind w:left="0"/>
              <w:jc w:val="both"/>
            </w:pPr>
            <w:r w:rsidRPr="00CB4CFE">
              <w:t>CMPANYID</w:t>
            </w:r>
          </w:p>
        </w:tc>
        <w:tc>
          <w:tcPr>
            <w:tcW w:w="1770" w:type="dxa"/>
          </w:tcPr>
          <w:p w14:paraId="59746F10" w14:textId="3817C3A4" w:rsidR="001A2C04" w:rsidRDefault="001A2C04" w:rsidP="00130E62">
            <w:pPr>
              <w:pStyle w:val="ListParagraph"/>
              <w:ind w:left="0"/>
              <w:jc w:val="both"/>
            </w:pPr>
            <w:r>
              <w:t>Int</w:t>
            </w:r>
          </w:p>
        </w:tc>
        <w:tc>
          <w:tcPr>
            <w:tcW w:w="1508" w:type="dxa"/>
          </w:tcPr>
          <w:p w14:paraId="183EAD2C" w14:textId="77777777" w:rsidR="001A2C04" w:rsidRDefault="001A2C04" w:rsidP="00130E62">
            <w:pPr>
              <w:pStyle w:val="ListParagraph"/>
              <w:ind w:left="0"/>
              <w:jc w:val="both"/>
            </w:pPr>
          </w:p>
        </w:tc>
      </w:tr>
      <w:tr w:rsidR="001A2C04" w14:paraId="7B24B873" w14:textId="37863672" w:rsidTr="001A2C04">
        <w:tc>
          <w:tcPr>
            <w:tcW w:w="3244" w:type="dxa"/>
          </w:tcPr>
          <w:p w14:paraId="2EA0E0E0" w14:textId="0F32310C" w:rsidR="001A2C04" w:rsidRDefault="001A2C04" w:rsidP="00130E62">
            <w:pPr>
              <w:pStyle w:val="ListParagraph"/>
              <w:ind w:left="0"/>
            </w:pPr>
            <w:r>
              <w:t>User ID</w:t>
            </w:r>
          </w:p>
        </w:tc>
        <w:tc>
          <w:tcPr>
            <w:tcW w:w="3548" w:type="dxa"/>
          </w:tcPr>
          <w:p w14:paraId="6CDFB662" w14:textId="25A4FC76" w:rsidR="001A2C04" w:rsidRPr="00CB4CFE" w:rsidRDefault="001A2C04" w:rsidP="00130E62">
            <w:pPr>
              <w:pStyle w:val="ListParagraph"/>
              <w:ind w:left="0"/>
              <w:jc w:val="both"/>
            </w:pPr>
            <w:r w:rsidRPr="00CB4CFE">
              <w:t>USERID</w:t>
            </w:r>
          </w:p>
        </w:tc>
        <w:tc>
          <w:tcPr>
            <w:tcW w:w="1770" w:type="dxa"/>
          </w:tcPr>
          <w:p w14:paraId="3892A961" w14:textId="3BDCA11D" w:rsidR="001A2C04" w:rsidRDefault="001A2C04" w:rsidP="00130E62">
            <w:pPr>
              <w:pStyle w:val="ListParagraph"/>
              <w:ind w:left="0"/>
              <w:jc w:val="both"/>
            </w:pPr>
            <w:r>
              <w:t>Char</w:t>
            </w:r>
          </w:p>
        </w:tc>
        <w:tc>
          <w:tcPr>
            <w:tcW w:w="1508" w:type="dxa"/>
          </w:tcPr>
          <w:p w14:paraId="32E37580" w14:textId="649252C8" w:rsidR="001A2C04" w:rsidRDefault="001A2C04" w:rsidP="00130E62">
            <w:pPr>
              <w:pStyle w:val="ListParagraph"/>
              <w:ind w:left="0"/>
              <w:jc w:val="both"/>
            </w:pPr>
            <w:r>
              <w:t>15</w:t>
            </w:r>
          </w:p>
        </w:tc>
      </w:tr>
      <w:tr w:rsidR="001A2C04" w14:paraId="1A8B7E5F" w14:textId="5B1F9148" w:rsidTr="001A2C04">
        <w:tc>
          <w:tcPr>
            <w:tcW w:w="3244" w:type="dxa"/>
          </w:tcPr>
          <w:p w14:paraId="078E598C" w14:textId="0E14D2A6" w:rsidR="001A2C04" w:rsidRDefault="001A2C04" w:rsidP="00130E62">
            <w:pPr>
              <w:pStyle w:val="ListParagraph"/>
              <w:ind w:left="0"/>
            </w:pPr>
            <w:proofErr w:type="spellStart"/>
            <w:r w:rsidRPr="001A2C04">
              <w:t>BSP_PowerhousePassword</w:t>
            </w:r>
            <w:proofErr w:type="spellEnd"/>
          </w:p>
        </w:tc>
        <w:tc>
          <w:tcPr>
            <w:tcW w:w="3548" w:type="dxa"/>
          </w:tcPr>
          <w:p w14:paraId="7B0E11CB" w14:textId="13FBBCDA" w:rsidR="001A2C04" w:rsidRPr="00CB4CFE" w:rsidRDefault="001A2C04" w:rsidP="00130E62">
            <w:pPr>
              <w:pStyle w:val="ListParagraph"/>
              <w:ind w:left="0"/>
              <w:jc w:val="both"/>
            </w:pPr>
            <w:proofErr w:type="spellStart"/>
            <w:r w:rsidRPr="00CB4CFE">
              <w:t>BSPPowerhousePassword</w:t>
            </w:r>
            <w:proofErr w:type="spellEnd"/>
          </w:p>
        </w:tc>
        <w:tc>
          <w:tcPr>
            <w:tcW w:w="1770" w:type="dxa"/>
          </w:tcPr>
          <w:p w14:paraId="4F1907FF" w14:textId="0606681E" w:rsidR="001A2C04" w:rsidRDefault="001A2C04" w:rsidP="00130E62">
            <w:pPr>
              <w:pStyle w:val="ListParagraph"/>
              <w:ind w:left="0"/>
              <w:jc w:val="both"/>
            </w:pPr>
            <w:r>
              <w:t>Char</w:t>
            </w:r>
          </w:p>
        </w:tc>
        <w:tc>
          <w:tcPr>
            <w:tcW w:w="1508" w:type="dxa"/>
          </w:tcPr>
          <w:p w14:paraId="65155291" w14:textId="058217EF" w:rsidR="001A2C04" w:rsidRDefault="001A2C04" w:rsidP="00130E62">
            <w:pPr>
              <w:pStyle w:val="ListParagraph"/>
              <w:ind w:left="0"/>
              <w:jc w:val="both"/>
            </w:pPr>
            <w:r>
              <w:t>31</w:t>
            </w:r>
          </w:p>
        </w:tc>
      </w:tr>
      <w:tr w:rsidR="001A2C04" w14:paraId="73D2018F" w14:textId="7E0D7597" w:rsidTr="001A2C04">
        <w:tc>
          <w:tcPr>
            <w:tcW w:w="3244" w:type="dxa"/>
          </w:tcPr>
          <w:p w14:paraId="36F86405" w14:textId="68FB060E" w:rsidR="001A2C04" w:rsidRPr="00CB4CFE" w:rsidRDefault="001A2C04" w:rsidP="00130E62">
            <w:pPr>
              <w:pStyle w:val="ListParagraph"/>
              <w:ind w:left="0"/>
            </w:pPr>
            <w:r w:rsidRPr="001A2C04">
              <w:t>URL</w:t>
            </w:r>
          </w:p>
        </w:tc>
        <w:tc>
          <w:tcPr>
            <w:tcW w:w="3548" w:type="dxa"/>
          </w:tcPr>
          <w:p w14:paraId="7221EDCD" w14:textId="74283D97" w:rsidR="001A2C04" w:rsidRPr="00CB4CFE" w:rsidRDefault="001A2C04" w:rsidP="00130E62">
            <w:pPr>
              <w:pStyle w:val="ListParagraph"/>
              <w:ind w:left="0"/>
              <w:jc w:val="both"/>
            </w:pPr>
            <w:r>
              <w:t>URL</w:t>
            </w:r>
          </w:p>
        </w:tc>
        <w:tc>
          <w:tcPr>
            <w:tcW w:w="1770" w:type="dxa"/>
          </w:tcPr>
          <w:p w14:paraId="5E64AE6C" w14:textId="2B0D9A10" w:rsidR="001A2C04" w:rsidRDefault="001A2C04" w:rsidP="00130E62">
            <w:pPr>
              <w:pStyle w:val="ListParagraph"/>
              <w:ind w:left="0"/>
              <w:jc w:val="both"/>
            </w:pPr>
            <w:r>
              <w:t>Char</w:t>
            </w:r>
          </w:p>
        </w:tc>
        <w:tc>
          <w:tcPr>
            <w:tcW w:w="1508" w:type="dxa"/>
          </w:tcPr>
          <w:p w14:paraId="656517CA" w14:textId="560D5C6A" w:rsidR="001A2C04" w:rsidRDefault="001A2C04" w:rsidP="00130E62">
            <w:pPr>
              <w:pStyle w:val="ListParagraph"/>
              <w:ind w:left="0"/>
              <w:jc w:val="both"/>
            </w:pPr>
            <w:r>
              <w:t>255</w:t>
            </w:r>
          </w:p>
        </w:tc>
      </w:tr>
      <w:tr w:rsidR="001A2C04" w14:paraId="56620F2D" w14:textId="724E9CFC" w:rsidTr="001A2C04">
        <w:tc>
          <w:tcPr>
            <w:tcW w:w="3244" w:type="dxa"/>
          </w:tcPr>
          <w:p w14:paraId="1BA07B04" w14:textId="7C71A1EA" w:rsidR="001A2C04" w:rsidRDefault="001A2C04" w:rsidP="001A2C04">
            <w:pPr>
              <w:pStyle w:val="ListParagraph"/>
              <w:tabs>
                <w:tab w:val="center" w:pos="1514"/>
              </w:tabs>
              <w:ind w:left="0"/>
            </w:pPr>
            <w:r>
              <w:t>Owner</w:t>
            </w:r>
          </w:p>
        </w:tc>
        <w:tc>
          <w:tcPr>
            <w:tcW w:w="3548" w:type="dxa"/>
          </w:tcPr>
          <w:p w14:paraId="769C04C4" w14:textId="24ED3D7F" w:rsidR="001A2C04" w:rsidRDefault="001A2C04" w:rsidP="00130E62">
            <w:pPr>
              <w:pStyle w:val="ListParagraph"/>
              <w:ind w:left="0"/>
              <w:jc w:val="both"/>
            </w:pPr>
            <w:r>
              <w:t>Owner</w:t>
            </w:r>
          </w:p>
        </w:tc>
        <w:tc>
          <w:tcPr>
            <w:tcW w:w="1770" w:type="dxa"/>
          </w:tcPr>
          <w:p w14:paraId="5A6FDBDF" w14:textId="345C56D6" w:rsidR="001A2C04" w:rsidRDefault="001A2C04" w:rsidP="00130E62">
            <w:pPr>
              <w:pStyle w:val="ListParagraph"/>
              <w:ind w:left="0"/>
              <w:jc w:val="both"/>
            </w:pPr>
            <w:r>
              <w:t>Char</w:t>
            </w:r>
          </w:p>
        </w:tc>
        <w:tc>
          <w:tcPr>
            <w:tcW w:w="1508" w:type="dxa"/>
          </w:tcPr>
          <w:p w14:paraId="4CE9725F" w14:textId="089E8807" w:rsidR="001A2C04" w:rsidRDefault="001A2C04" w:rsidP="00130E62">
            <w:pPr>
              <w:pStyle w:val="ListParagraph"/>
              <w:ind w:left="0"/>
              <w:jc w:val="both"/>
            </w:pPr>
            <w:r>
              <w:t>5</w:t>
            </w:r>
          </w:p>
        </w:tc>
      </w:tr>
      <w:tr w:rsidR="001A2C04" w14:paraId="225E8E6E" w14:textId="77777777" w:rsidTr="001A2C04">
        <w:tc>
          <w:tcPr>
            <w:tcW w:w="3244" w:type="dxa"/>
          </w:tcPr>
          <w:p w14:paraId="10B9618C" w14:textId="312DA12B" w:rsidR="001A2C04" w:rsidRDefault="001A2C04" w:rsidP="00130E62">
            <w:pPr>
              <w:pStyle w:val="ListParagraph"/>
              <w:ind w:left="0"/>
            </w:pPr>
            <w:proofErr w:type="spellStart"/>
            <w:r w:rsidRPr="001A2C04">
              <w:t>BSP_SOPBatchID</w:t>
            </w:r>
            <w:proofErr w:type="spellEnd"/>
          </w:p>
        </w:tc>
        <w:tc>
          <w:tcPr>
            <w:tcW w:w="3548" w:type="dxa"/>
          </w:tcPr>
          <w:p w14:paraId="32DFE634" w14:textId="219B772F" w:rsidR="001A2C04" w:rsidRDefault="001A2C04" w:rsidP="00130E62">
            <w:pPr>
              <w:pStyle w:val="ListParagraph"/>
              <w:ind w:left="0"/>
              <w:jc w:val="both"/>
            </w:pPr>
            <w:proofErr w:type="spellStart"/>
            <w:r w:rsidRPr="001A2C04">
              <w:t>BSPSOPBatchID</w:t>
            </w:r>
            <w:proofErr w:type="spellEnd"/>
          </w:p>
        </w:tc>
        <w:tc>
          <w:tcPr>
            <w:tcW w:w="1770" w:type="dxa"/>
          </w:tcPr>
          <w:p w14:paraId="528F2CC6" w14:textId="29DE80EC" w:rsidR="001A2C04" w:rsidRDefault="001A2C04" w:rsidP="00130E62">
            <w:pPr>
              <w:pStyle w:val="ListParagraph"/>
              <w:ind w:left="0"/>
              <w:jc w:val="both"/>
            </w:pPr>
            <w:r>
              <w:t>Char</w:t>
            </w:r>
          </w:p>
        </w:tc>
        <w:tc>
          <w:tcPr>
            <w:tcW w:w="1508" w:type="dxa"/>
          </w:tcPr>
          <w:p w14:paraId="59B57BE3" w14:textId="3E1174A6" w:rsidR="001A2C04" w:rsidRDefault="001A2C04" w:rsidP="00130E62">
            <w:pPr>
              <w:pStyle w:val="ListParagraph"/>
              <w:ind w:left="0"/>
              <w:jc w:val="both"/>
            </w:pPr>
            <w:r>
              <w:t>15</w:t>
            </w:r>
          </w:p>
        </w:tc>
      </w:tr>
      <w:tr w:rsidR="001A2C04" w14:paraId="14B100B4" w14:textId="77777777" w:rsidTr="001A2C04">
        <w:tc>
          <w:tcPr>
            <w:tcW w:w="3244" w:type="dxa"/>
          </w:tcPr>
          <w:p w14:paraId="784A6976" w14:textId="502278C6" w:rsidR="001A2C04" w:rsidRDefault="001A2C04" w:rsidP="00130E62">
            <w:pPr>
              <w:pStyle w:val="ListParagraph"/>
              <w:ind w:left="0"/>
            </w:pPr>
            <w:proofErr w:type="spellStart"/>
            <w:r>
              <w:t>BSP_SOPFulfillmentBatchID</w:t>
            </w:r>
            <w:proofErr w:type="spellEnd"/>
          </w:p>
        </w:tc>
        <w:tc>
          <w:tcPr>
            <w:tcW w:w="3548" w:type="dxa"/>
          </w:tcPr>
          <w:p w14:paraId="59BCCAC7" w14:textId="1075EA65" w:rsidR="001A2C04" w:rsidRDefault="001A2C04" w:rsidP="00130E62">
            <w:pPr>
              <w:pStyle w:val="ListParagraph"/>
              <w:ind w:left="0"/>
              <w:jc w:val="both"/>
            </w:pPr>
            <w:proofErr w:type="spellStart"/>
            <w:r>
              <w:t>BSPSOPFulfillmentBatchID</w:t>
            </w:r>
            <w:proofErr w:type="spellEnd"/>
          </w:p>
        </w:tc>
        <w:tc>
          <w:tcPr>
            <w:tcW w:w="1770" w:type="dxa"/>
          </w:tcPr>
          <w:p w14:paraId="3ABC1853" w14:textId="74A5C6CC" w:rsidR="001A2C04" w:rsidRDefault="001A2C04" w:rsidP="00130E62">
            <w:pPr>
              <w:pStyle w:val="ListParagraph"/>
              <w:ind w:left="0"/>
              <w:jc w:val="both"/>
            </w:pPr>
            <w:r>
              <w:t>Char</w:t>
            </w:r>
          </w:p>
        </w:tc>
        <w:tc>
          <w:tcPr>
            <w:tcW w:w="1508" w:type="dxa"/>
          </w:tcPr>
          <w:p w14:paraId="5CFDEE6F" w14:textId="3920211E" w:rsidR="001A2C04" w:rsidRDefault="001A2C04" w:rsidP="00130E62">
            <w:pPr>
              <w:pStyle w:val="ListParagraph"/>
              <w:ind w:left="0"/>
              <w:jc w:val="both"/>
            </w:pPr>
            <w:r>
              <w:t>15</w:t>
            </w:r>
          </w:p>
        </w:tc>
      </w:tr>
      <w:tr w:rsidR="001A2C04" w14:paraId="71AA0B3D" w14:textId="77777777" w:rsidTr="001A2C04">
        <w:tc>
          <w:tcPr>
            <w:tcW w:w="3244" w:type="dxa"/>
          </w:tcPr>
          <w:p w14:paraId="6077E886" w14:textId="5864A6B4" w:rsidR="001A2C04" w:rsidRDefault="001A2C04" w:rsidP="00130E62">
            <w:pPr>
              <w:pStyle w:val="ListParagraph"/>
              <w:ind w:left="0"/>
            </w:pPr>
            <w:proofErr w:type="spellStart"/>
            <w:r>
              <w:t>BSP_SOPProcessedBatch</w:t>
            </w:r>
            <w:proofErr w:type="spellEnd"/>
          </w:p>
        </w:tc>
        <w:tc>
          <w:tcPr>
            <w:tcW w:w="3548" w:type="dxa"/>
          </w:tcPr>
          <w:p w14:paraId="732050D1" w14:textId="7A58684A" w:rsidR="001A2C04" w:rsidRDefault="001A2C04" w:rsidP="00130E62">
            <w:pPr>
              <w:pStyle w:val="ListParagraph"/>
              <w:ind w:left="0"/>
              <w:jc w:val="both"/>
            </w:pPr>
            <w:proofErr w:type="spellStart"/>
            <w:r>
              <w:t>BSPSOPProcessedBatch</w:t>
            </w:r>
            <w:proofErr w:type="spellEnd"/>
          </w:p>
        </w:tc>
        <w:tc>
          <w:tcPr>
            <w:tcW w:w="1770" w:type="dxa"/>
          </w:tcPr>
          <w:p w14:paraId="39C95098" w14:textId="4A46D47F" w:rsidR="001A2C04" w:rsidRDefault="001A2C04" w:rsidP="00130E62">
            <w:pPr>
              <w:pStyle w:val="ListParagraph"/>
              <w:ind w:left="0"/>
              <w:jc w:val="both"/>
            </w:pPr>
            <w:r>
              <w:t>Char</w:t>
            </w:r>
          </w:p>
        </w:tc>
        <w:tc>
          <w:tcPr>
            <w:tcW w:w="1508" w:type="dxa"/>
          </w:tcPr>
          <w:p w14:paraId="7B25BBFE" w14:textId="3498CB48" w:rsidR="001A2C04" w:rsidRDefault="001A2C04" w:rsidP="00130E62">
            <w:pPr>
              <w:pStyle w:val="ListParagraph"/>
              <w:ind w:left="0"/>
              <w:jc w:val="both"/>
            </w:pPr>
            <w:r>
              <w:t>15</w:t>
            </w:r>
          </w:p>
        </w:tc>
      </w:tr>
      <w:tr w:rsidR="001A2C04" w14:paraId="497D32EA" w14:textId="77777777" w:rsidTr="001A2C04">
        <w:tc>
          <w:tcPr>
            <w:tcW w:w="3244" w:type="dxa"/>
          </w:tcPr>
          <w:p w14:paraId="7063674B" w14:textId="2B3A5598" w:rsidR="001A2C04" w:rsidRDefault="001A2C04" w:rsidP="00130E62">
            <w:pPr>
              <w:pStyle w:val="ListParagraph"/>
              <w:ind w:left="0"/>
            </w:pPr>
            <w:proofErr w:type="spellStart"/>
            <w:r>
              <w:t>BSP_SOPRejectedBatch</w:t>
            </w:r>
            <w:proofErr w:type="spellEnd"/>
          </w:p>
        </w:tc>
        <w:tc>
          <w:tcPr>
            <w:tcW w:w="3548" w:type="dxa"/>
          </w:tcPr>
          <w:p w14:paraId="307EAA53" w14:textId="6A65C9DF" w:rsidR="001A2C04" w:rsidRPr="001A2C04" w:rsidRDefault="001A2C04" w:rsidP="00130E62">
            <w:pPr>
              <w:pStyle w:val="ListParagraph"/>
              <w:ind w:left="0"/>
              <w:jc w:val="both"/>
            </w:pPr>
            <w:proofErr w:type="spellStart"/>
            <w:r>
              <w:t>BSPSOPRejectedBatch</w:t>
            </w:r>
            <w:proofErr w:type="spellEnd"/>
          </w:p>
        </w:tc>
        <w:tc>
          <w:tcPr>
            <w:tcW w:w="1770" w:type="dxa"/>
          </w:tcPr>
          <w:p w14:paraId="0658F238" w14:textId="68E23B54" w:rsidR="001A2C04" w:rsidRDefault="001A2C04" w:rsidP="00130E62">
            <w:pPr>
              <w:pStyle w:val="ListParagraph"/>
              <w:ind w:left="0"/>
              <w:jc w:val="both"/>
            </w:pPr>
            <w:r>
              <w:t>Char</w:t>
            </w:r>
          </w:p>
        </w:tc>
        <w:tc>
          <w:tcPr>
            <w:tcW w:w="1508" w:type="dxa"/>
          </w:tcPr>
          <w:p w14:paraId="1D510D70" w14:textId="036A26F8" w:rsidR="001A2C04" w:rsidRDefault="001A2C04" w:rsidP="00130E62">
            <w:pPr>
              <w:pStyle w:val="ListParagraph"/>
              <w:ind w:left="0"/>
              <w:jc w:val="both"/>
            </w:pPr>
            <w:r>
              <w:t>15</w:t>
            </w:r>
          </w:p>
        </w:tc>
      </w:tr>
      <w:tr w:rsidR="001A2C04" w14:paraId="0FC570DB" w14:textId="77777777" w:rsidTr="001A2C04">
        <w:tc>
          <w:tcPr>
            <w:tcW w:w="3244" w:type="dxa"/>
          </w:tcPr>
          <w:p w14:paraId="1E28CE6F" w14:textId="10232857" w:rsidR="001A2C04" w:rsidRDefault="001A2C04" w:rsidP="00130E62">
            <w:pPr>
              <w:pStyle w:val="ListParagraph"/>
              <w:ind w:left="0"/>
            </w:pPr>
            <w:r>
              <w:t>BSP_GPWS_URL</w:t>
            </w:r>
          </w:p>
        </w:tc>
        <w:tc>
          <w:tcPr>
            <w:tcW w:w="3548" w:type="dxa"/>
          </w:tcPr>
          <w:p w14:paraId="1E84328C" w14:textId="7ED595DB" w:rsidR="001A2C04" w:rsidRDefault="001A2C04" w:rsidP="00130E62">
            <w:pPr>
              <w:pStyle w:val="ListParagraph"/>
              <w:ind w:left="0"/>
              <w:jc w:val="both"/>
            </w:pPr>
            <w:r w:rsidRPr="001A2C04">
              <w:t>BSPGPWSURL</w:t>
            </w:r>
          </w:p>
        </w:tc>
        <w:tc>
          <w:tcPr>
            <w:tcW w:w="1770" w:type="dxa"/>
          </w:tcPr>
          <w:p w14:paraId="5093DD81" w14:textId="3752C878" w:rsidR="001A2C04" w:rsidRDefault="001A2C04" w:rsidP="00130E62">
            <w:pPr>
              <w:pStyle w:val="ListParagraph"/>
              <w:ind w:left="0"/>
              <w:jc w:val="both"/>
            </w:pPr>
            <w:r>
              <w:t>Char</w:t>
            </w:r>
          </w:p>
        </w:tc>
        <w:tc>
          <w:tcPr>
            <w:tcW w:w="1508" w:type="dxa"/>
          </w:tcPr>
          <w:p w14:paraId="53A583FD" w14:textId="1AE6709A" w:rsidR="001A2C04" w:rsidRDefault="001A2C04" w:rsidP="00130E62">
            <w:pPr>
              <w:pStyle w:val="ListParagraph"/>
              <w:ind w:left="0"/>
              <w:jc w:val="both"/>
            </w:pPr>
            <w:r>
              <w:t>255</w:t>
            </w:r>
          </w:p>
        </w:tc>
      </w:tr>
      <w:tr w:rsidR="001A2C04" w14:paraId="48688E3E" w14:textId="32D5860C" w:rsidTr="001A2C04">
        <w:tc>
          <w:tcPr>
            <w:tcW w:w="3244" w:type="dxa"/>
          </w:tcPr>
          <w:p w14:paraId="7AB307F7" w14:textId="5399F2D3" w:rsidR="001A2C04" w:rsidRDefault="001A2C04" w:rsidP="00130E62">
            <w:pPr>
              <w:pStyle w:val="ListParagraph"/>
              <w:ind w:left="0"/>
            </w:pPr>
            <w:proofErr w:type="spellStart"/>
            <w:r>
              <w:t>BSP_Frequency</w:t>
            </w:r>
            <w:proofErr w:type="spellEnd"/>
          </w:p>
        </w:tc>
        <w:tc>
          <w:tcPr>
            <w:tcW w:w="3548" w:type="dxa"/>
          </w:tcPr>
          <w:p w14:paraId="4145912E" w14:textId="634DA2D9" w:rsidR="001A2C04" w:rsidRDefault="001A2C04" w:rsidP="00130E62">
            <w:pPr>
              <w:pStyle w:val="ListParagraph"/>
              <w:ind w:left="0"/>
              <w:jc w:val="both"/>
            </w:pPr>
            <w:proofErr w:type="spellStart"/>
            <w:r>
              <w:t>BSPFrequency</w:t>
            </w:r>
            <w:proofErr w:type="spellEnd"/>
          </w:p>
        </w:tc>
        <w:tc>
          <w:tcPr>
            <w:tcW w:w="1770" w:type="dxa"/>
          </w:tcPr>
          <w:p w14:paraId="24DF74B1" w14:textId="3B38765A" w:rsidR="001A2C04" w:rsidRDefault="001A2C04" w:rsidP="00130E62">
            <w:pPr>
              <w:pStyle w:val="ListParagraph"/>
              <w:ind w:left="0"/>
              <w:jc w:val="both"/>
            </w:pPr>
            <w:r>
              <w:t>Int</w:t>
            </w:r>
          </w:p>
        </w:tc>
        <w:tc>
          <w:tcPr>
            <w:tcW w:w="1508" w:type="dxa"/>
          </w:tcPr>
          <w:p w14:paraId="4484448A" w14:textId="77777777" w:rsidR="001A2C04" w:rsidRDefault="001A2C04" w:rsidP="00130E62">
            <w:pPr>
              <w:pStyle w:val="ListParagraph"/>
              <w:ind w:left="0"/>
              <w:jc w:val="both"/>
            </w:pPr>
          </w:p>
        </w:tc>
      </w:tr>
      <w:tr w:rsidR="001A2C04" w14:paraId="217F4A34" w14:textId="27463E38" w:rsidTr="001A2C04">
        <w:trPr>
          <w:trHeight w:val="137"/>
        </w:trPr>
        <w:tc>
          <w:tcPr>
            <w:tcW w:w="3244" w:type="dxa"/>
          </w:tcPr>
          <w:p w14:paraId="3F243F1E" w14:textId="148D37B3" w:rsidR="001A2C04" w:rsidRDefault="001A2C04" w:rsidP="00130E62">
            <w:pPr>
              <w:pStyle w:val="ListParagraph"/>
              <w:ind w:left="0"/>
            </w:pPr>
            <w:proofErr w:type="spellStart"/>
            <w:r>
              <w:t>BSP_SOPLineQtyToUse</w:t>
            </w:r>
            <w:proofErr w:type="spellEnd"/>
          </w:p>
        </w:tc>
        <w:tc>
          <w:tcPr>
            <w:tcW w:w="3548" w:type="dxa"/>
          </w:tcPr>
          <w:p w14:paraId="6C962E66" w14:textId="74330CD9" w:rsidR="001A2C04" w:rsidRDefault="001A2C04" w:rsidP="00130E62">
            <w:pPr>
              <w:pStyle w:val="ListParagraph"/>
              <w:ind w:left="0"/>
              <w:jc w:val="both"/>
            </w:pPr>
            <w:proofErr w:type="spellStart"/>
            <w:r>
              <w:t>BSPSOLineQtyToUse</w:t>
            </w:r>
            <w:proofErr w:type="spellEnd"/>
          </w:p>
        </w:tc>
        <w:tc>
          <w:tcPr>
            <w:tcW w:w="1770" w:type="dxa"/>
          </w:tcPr>
          <w:p w14:paraId="587EEA5A" w14:textId="23894F48" w:rsidR="001A2C04" w:rsidRDefault="001A2C04" w:rsidP="00130E62">
            <w:pPr>
              <w:pStyle w:val="ListParagraph"/>
              <w:ind w:left="0"/>
              <w:jc w:val="both"/>
            </w:pPr>
            <w:proofErr w:type="spellStart"/>
            <w:r>
              <w:t>Smallint</w:t>
            </w:r>
            <w:proofErr w:type="spellEnd"/>
          </w:p>
        </w:tc>
        <w:tc>
          <w:tcPr>
            <w:tcW w:w="1508" w:type="dxa"/>
          </w:tcPr>
          <w:p w14:paraId="4CCDBD37" w14:textId="77777777" w:rsidR="001A2C04" w:rsidRDefault="001A2C04" w:rsidP="00130E62">
            <w:pPr>
              <w:pStyle w:val="ListParagraph"/>
              <w:ind w:left="0"/>
              <w:jc w:val="both"/>
            </w:pPr>
          </w:p>
        </w:tc>
      </w:tr>
      <w:tr w:rsidR="00EF035D" w14:paraId="2323412E" w14:textId="77777777" w:rsidTr="001A2C04">
        <w:trPr>
          <w:trHeight w:val="137"/>
        </w:trPr>
        <w:tc>
          <w:tcPr>
            <w:tcW w:w="3244" w:type="dxa"/>
          </w:tcPr>
          <w:p w14:paraId="3E39AB14" w14:textId="6DF180B1" w:rsidR="00EF035D" w:rsidRDefault="00EF035D" w:rsidP="00130E62">
            <w:pPr>
              <w:pStyle w:val="ListParagraph"/>
              <w:ind w:left="0"/>
            </w:pPr>
            <w:proofErr w:type="spellStart"/>
            <w:r w:rsidRPr="00EF035D">
              <w:t>BSP_EnableIVItemAutoSync</w:t>
            </w:r>
            <w:proofErr w:type="spellEnd"/>
          </w:p>
        </w:tc>
        <w:tc>
          <w:tcPr>
            <w:tcW w:w="3548" w:type="dxa"/>
          </w:tcPr>
          <w:p w14:paraId="4564F40F" w14:textId="7237F853" w:rsidR="00EF035D" w:rsidRDefault="00EF035D" w:rsidP="00130E62">
            <w:pPr>
              <w:pStyle w:val="ListParagraph"/>
              <w:ind w:left="0"/>
              <w:jc w:val="both"/>
            </w:pPr>
            <w:proofErr w:type="spellStart"/>
            <w:r w:rsidRPr="00EF035D">
              <w:t>BSP_EnableIVItemAutoSync</w:t>
            </w:r>
            <w:proofErr w:type="spellEnd"/>
          </w:p>
        </w:tc>
        <w:tc>
          <w:tcPr>
            <w:tcW w:w="1770" w:type="dxa"/>
          </w:tcPr>
          <w:p w14:paraId="4CF3BC77" w14:textId="7D0C81EA" w:rsidR="00EF035D" w:rsidRDefault="00EF035D" w:rsidP="00130E62">
            <w:pPr>
              <w:pStyle w:val="ListParagraph"/>
              <w:ind w:left="0"/>
              <w:jc w:val="both"/>
            </w:pPr>
            <w:proofErr w:type="spellStart"/>
            <w:r>
              <w:t>TinyInt</w:t>
            </w:r>
            <w:proofErr w:type="spellEnd"/>
          </w:p>
        </w:tc>
        <w:tc>
          <w:tcPr>
            <w:tcW w:w="1508" w:type="dxa"/>
          </w:tcPr>
          <w:p w14:paraId="3D91F2FA" w14:textId="77777777" w:rsidR="00EF035D" w:rsidRDefault="00EF035D" w:rsidP="00130E62">
            <w:pPr>
              <w:pStyle w:val="ListParagraph"/>
              <w:ind w:left="0"/>
              <w:jc w:val="both"/>
            </w:pPr>
          </w:p>
        </w:tc>
      </w:tr>
      <w:tr w:rsidR="00DE5655" w14:paraId="016A3B7A" w14:textId="77777777" w:rsidTr="001A2C04">
        <w:trPr>
          <w:trHeight w:val="137"/>
        </w:trPr>
        <w:tc>
          <w:tcPr>
            <w:tcW w:w="3244" w:type="dxa"/>
          </w:tcPr>
          <w:p w14:paraId="448D37CB" w14:textId="35EF585D" w:rsidR="00DE5655" w:rsidRPr="00EF035D" w:rsidRDefault="00DE5655" w:rsidP="00130E62">
            <w:pPr>
              <w:pStyle w:val="ListParagraph"/>
              <w:ind w:left="0"/>
            </w:pPr>
            <w:proofErr w:type="spellStart"/>
            <w:r>
              <w:t>BSP_PHPOReceivingType</w:t>
            </w:r>
            <w:proofErr w:type="spellEnd"/>
          </w:p>
        </w:tc>
        <w:tc>
          <w:tcPr>
            <w:tcW w:w="3548" w:type="dxa"/>
          </w:tcPr>
          <w:p w14:paraId="78A2398A" w14:textId="049A8540" w:rsidR="00DE5655" w:rsidRPr="00EF035D" w:rsidRDefault="00DE5655" w:rsidP="00130E62">
            <w:pPr>
              <w:pStyle w:val="ListParagraph"/>
              <w:ind w:left="0"/>
              <w:jc w:val="both"/>
            </w:pPr>
            <w:proofErr w:type="spellStart"/>
            <w:r>
              <w:t>BSPPHPOReceivingType</w:t>
            </w:r>
            <w:proofErr w:type="spellEnd"/>
          </w:p>
        </w:tc>
        <w:tc>
          <w:tcPr>
            <w:tcW w:w="1770" w:type="dxa"/>
          </w:tcPr>
          <w:p w14:paraId="02865853" w14:textId="4BC55BAD" w:rsidR="00DE5655" w:rsidRDefault="00DE5655" w:rsidP="00130E62">
            <w:pPr>
              <w:pStyle w:val="ListParagraph"/>
              <w:ind w:left="0"/>
              <w:jc w:val="both"/>
            </w:pPr>
            <w:r>
              <w:t>Char</w:t>
            </w:r>
          </w:p>
        </w:tc>
        <w:tc>
          <w:tcPr>
            <w:tcW w:w="1508" w:type="dxa"/>
          </w:tcPr>
          <w:p w14:paraId="76F71EEC" w14:textId="51E9C56B" w:rsidR="00DE5655" w:rsidRDefault="00DE5655" w:rsidP="00130E62">
            <w:pPr>
              <w:pStyle w:val="ListParagraph"/>
              <w:ind w:left="0"/>
              <w:jc w:val="both"/>
            </w:pPr>
            <w:r>
              <w:t>31</w:t>
            </w:r>
          </w:p>
        </w:tc>
      </w:tr>
      <w:tr w:rsidR="00DE5655" w14:paraId="006D4F37" w14:textId="77777777" w:rsidTr="001A2C04">
        <w:trPr>
          <w:trHeight w:val="137"/>
        </w:trPr>
        <w:tc>
          <w:tcPr>
            <w:tcW w:w="3244" w:type="dxa"/>
          </w:tcPr>
          <w:p w14:paraId="50AA24A9" w14:textId="5346F3A9" w:rsidR="00DE5655" w:rsidRDefault="00DE5655" w:rsidP="00130E62">
            <w:pPr>
              <w:pStyle w:val="ListParagraph"/>
              <w:ind w:left="0"/>
            </w:pPr>
            <w:proofErr w:type="spellStart"/>
            <w:r>
              <w:t>BSP_PHContainerReceivingType</w:t>
            </w:r>
            <w:proofErr w:type="spellEnd"/>
          </w:p>
        </w:tc>
        <w:tc>
          <w:tcPr>
            <w:tcW w:w="3548" w:type="dxa"/>
          </w:tcPr>
          <w:p w14:paraId="2A4D57F0" w14:textId="02F5F45F" w:rsidR="00DE5655" w:rsidRPr="00EF035D" w:rsidRDefault="00DE5655" w:rsidP="00130E62">
            <w:pPr>
              <w:pStyle w:val="ListParagraph"/>
              <w:ind w:left="0"/>
              <w:jc w:val="both"/>
            </w:pPr>
            <w:proofErr w:type="spellStart"/>
            <w:r>
              <w:t>BSPPHContReceivingType</w:t>
            </w:r>
            <w:proofErr w:type="spellEnd"/>
          </w:p>
        </w:tc>
        <w:tc>
          <w:tcPr>
            <w:tcW w:w="1770" w:type="dxa"/>
          </w:tcPr>
          <w:p w14:paraId="74336548" w14:textId="4B17F48A" w:rsidR="00DE5655" w:rsidRDefault="00DE5655" w:rsidP="00130E62">
            <w:pPr>
              <w:pStyle w:val="ListParagraph"/>
              <w:ind w:left="0"/>
              <w:jc w:val="both"/>
            </w:pPr>
            <w:r>
              <w:t>Char</w:t>
            </w:r>
          </w:p>
        </w:tc>
        <w:tc>
          <w:tcPr>
            <w:tcW w:w="1508" w:type="dxa"/>
          </w:tcPr>
          <w:p w14:paraId="72C165DA" w14:textId="21963E8B" w:rsidR="00DE5655" w:rsidRDefault="00DE5655" w:rsidP="00130E62">
            <w:pPr>
              <w:pStyle w:val="ListParagraph"/>
              <w:ind w:left="0"/>
              <w:jc w:val="both"/>
            </w:pPr>
            <w:r>
              <w:t>31</w:t>
            </w:r>
          </w:p>
        </w:tc>
      </w:tr>
      <w:tr w:rsidR="00DE5655" w14:paraId="079F130B" w14:textId="77777777" w:rsidTr="001A2C04">
        <w:trPr>
          <w:trHeight w:val="137"/>
        </w:trPr>
        <w:tc>
          <w:tcPr>
            <w:tcW w:w="3244" w:type="dxa"/>
          </w:tcPr>
          <w:p w14:paraId="5C847458" w14:textId="06B96862" w:rsidR="00DE5655" w:rsidRDefault="00DE5655" w:rsidP="00130E62">
            <w:pPr>
              <w:pStyle w:val="ListParagraph"/>
              <w:ind w:left="0"/>
            </w:pPr>
            <w:proofErr w:type="spellStart"/>
            <w:r>
              <w:t>BSP_BatchFrequency</w:t>
            </w:r>
            <w:proofErr w:type="spellEnd"/>
          </w:p>
        </w:tc>
        <w:tc>
          <w:tcPr>
            <w:tcW w:w="3548" w:type="dxa"/>
          </w:tcPr>
          <w:p w14:paraId="60704363" w14:textId="2FA9C851" w:rsidR="00DE5655" w:rsidRPr="00EF035D" w:rsidRDefault="00DE5655" w:rsidP="00130E62">
            <w:pPr>
              <w:pStyle w:val="ListParagraph"/>
              <w:ind w:left="0"/>
              <w:jc w:val="both"/>
            </w:pPr>
            <w:proofErr w:type="spellStart"/>
            <w:r>
              <w:t>BSPBatchFrequency</w:t>
            </w:r>
            <w:proofErr w:type="spellEnd"/>
          </w:p>
        </w:tc>
        <w:tc>
          <w:tcPr>
            <w:tcW w:w="1770" w:type="dxa"/>
          </w:tcPr>
          <w:p w14:paraId="4DD60AA0" w14:textId="311BB1F3" w:rsidR="00DE5655" w:rsidRDefault="00DE5655" w:rsidP="00130E62">
            <w:pPr>
              <w:pStyle w:val="ListParagraph"/>
              <w:ind w:left="0"/>
              <w:jc w:val="both"/>
            </w:pPr>
            <w:proofErr w:type="spellStart"/>
            <w:r>
              <w:t>Smallint</w:t>
            </w:r>
            <w:proofErr w:type="spellEnd"/>
          </w:p>
        </w:tc>
        <w:tc>
          <w:tcPr>
            <w:tcW w:w="1508" w:type="dxa"/>
          </w:tcPr>
          <w:p w14:paraId="276277EA" w14:textId="77777777" w:rsidR="00DE5655" w:rsidRDefault="00DE5655" w:rsidP="00130E62">
            <w:pPr>
              <w:pStyle w:val="ListParagraph"/>
              <w:ind w:left="0"/>
              <w:jc w:val="both"/>
            </w:pPr>
          </w:p>
        </w:tc>
      </w:tr>
      <w:tr w:rsidR="00DE5655" w14:paraId="74C903BE" w14:textId="77777777" w:rsidTr="001A2C04">
        <w:trPr>
          <w:trHeight w:val="137"/>
        </w:trPr>
        <w:tc>
          <w:tcPr>
            <w:tcW w:w="3244" w:type="dxa"/>
          </w:tcPr>
          <w:p w14:paraId="1B0F4877" w14:textId="212BA272" w:rsidR="00DE5655" w:rsidRDefault="00DE5655" w:rsidP="00130E62">
            <w:pPr>
              <w:pStyle w:val="ListParagraph"/>
              <w:ind w:left="0"/>
            </w:pPr>
            <w:proofErr w:type="spellStart"/>
            <w:r>
              <w:t>BSP_RecvTrxBatchID</w:t>
            </w:r>
            <w:proofErr w:type="spellEnd"/>
          </w:p>
        </w:tc>
        <w:tc>
          <w:tcPr>
            <w:tcW w:w="3548" w:type="dxa"/>
          </w:tcPr>
          <w:p w14:paraId="345BC131" w14:textId="22CB9157" w:rsidR="00DE5655" w:rsidRPr="00EF035D" w:rsidRDefault="00DE5655" w:rsidP="00130E62">
            <w:pPr>
              <w:pStyle w:val="ListParagraph"/>
              <w:ind w:left="0"/>
              <w:jc w:val="both"/>
            </w:pPr>
            <w:proofErr w:type="spellStart"/>
            <w:r>
              <w:t>BSPRecvTrxBatchID</w:t>
            </w:r>
            <w:proofErr w:type="spellEnd"/>
          </w:p>
        </w:tc>
        <w:tc>
          <w:tcPr>
            <w:tcW w:w="1770" w:type="dxa"/>
          </w:tcPr>
          <w:p w14:paraId="3F0F44F9" w14:textId="7B859D98" w:rsidR="00DE5655" w:rsidRDefault="00DE5655" w:rsidP="00130E62">
            <w:pPr>
              <w:pStyle w:val="ListParagraph"/>
              <w:ind w:left="0"/>
              <w:jc w:val="both"/>
            </w:pPr>
            <w:r>
              <w:t>Char</w:t>
            </w:r>
          </w:p>
        </w:tc>
        <w:tc>
          <w:tcPr>
            <w:tcW w:w="1508" w:type="dxa"/>
          </w:tcPr>
          <w:p w14:paraId="47D5EBEF" w14:textId="0BF8BFA8" w:rsidR="00DE5655" w:rsidRDefault="00DE5655" w:rsidP="00130E62">
            <w:pPr>
              <w:pStyle w:val="ListParagraph"/>
              <w:ind w:left="0"/>
              <w:jc w:val="both"/>
            </w:pPr>
            <w:r>
              <w:t>15</w:t>
            </w:r>
          </w:p>
        </w:tc>
      </w:tr>
      <w:tr w:rsidR="00DE5655" w14:paraId="6824D882" w14:textId="77777777" w:rsidTr="001A2C04">
        <w:trPr>
          <w:trHeight w:val="137"/>
        </w:trPr>
        <w:tc>
          <w:tcPr>
            <w:tcW w:w="3244" w:type="dxa"/>
          </w:tcPr>
          <w:p w14:paraId="62443B3E" w14:textId="5C14DAC8" w:rsidR="00DE5655" w:rsidRDefault="00DE5655" w:rsidP="00130E62">
            <w:pPr>
              <w:pStyle w:val="ListParagraph"/>
              <w:ind w:left="0"/>
            </w:pPr>
            <w:proofErr w:type="spellStart"/>
            <w:r>
              <w:t>BSP_Rcv_InTransferSite</w:t>
            </w:r>
            <w:proofErr w:type="spellEnd"/>
          </w:p>
        </w:tc>
        <w:tc>
          <w:tcPr>
            <w:tcW w:w="3548" w:type="dxa"/>
          </w:tcPr>
          <w:p w14:paraId="6EA1B288" w14:textId="182911EE" w:rsidR="00DE5655" w:rsidRPr="00EF035D" w:rsidRDefault="00DE5655" w:rsidP="00130E62">
            <w:pPr>
              <w:pStyle w:val="ListParagraph"/>
              <w:ind w:left="0"/>
              <w:jc w:val="both"/>
            </w:pPr>
            <w:proofErr w:type="spellStart"/>
            <w:r>
              <w:t>BSPRcvInTransferSite</w:t>
            </w:r>
            <w:proofErr w:type="spellEnd"/>
          </w:p>
        </w:tc>
        <w:tc>
          <w:tcPr>
            <w:tcW w:w="1770" w:type="dxa"/>
          </w:tcPr>
          <w:p w14:paraId="4C4AF2A8" w14:textId="44AD3B8B" w:rsidR="00DE5655" w:rsidRDefault="00DE5655" w:rsidP="00130E62">
            <w:pPr>
              <w:pStyle w:val="ListParagraph"/>
              <w:ind w:left="0"/>
              <w:jc w:val="both"/>
            </w:pPr>
            <w:r>
              <w:t>Char</w:t>
            </w:r>
          </w:p>
        </w:tc>
        <w:tc>
          <w:tcPr>
            <w:tcW w:w="1508" w:type="dxa"/>
          </w:tcPr>
          <w:p w14:paraId="724BFC8E" w14:textId="4CECF034" w:rsidR="00DE5655" w:rsidRDefault="00DE5655" w:rsidP="00130E62">
            <w:pPr>
              <w:pStyle w:val="ListParagraph"/>
              <w:ind w:left="0"/>
              <w:jc w:val="both"/>
            </w:pPr>
            <w:r>
              <w:t>11</w:t>
            </w:r>
          </w:p>
        </w:tc>
      </w:tr>
      <w:tr w:rsidR="00DE5655" w14:paraId="7410BA98" w14:textId="77777777" w:rsidTr="001A2C04">
        <w:trPr>
          <w:trHeight w:val="137"/>
        </w:trPr>
        <w:tc>
          <w:tcPr>
            <w:tcW w:w="3244" w:type="dxa"/>
          </w:tcPr>
          <w:p w14:paraId="47D454EF" w14:textId="58B628F5" w:rsidR="00DE5655" w:rsidRDefault="00DE5655" w:rsidP="00130E62">
            <w:pPr>
              <w:pStyle w:val="ListParagraph"/>
              <w:ind w:left="0"/>
            </w:pPr>
            <w:proofErr w:type="spellStart"/>
            <w:r>
              <w:t>BSP_Rcv_InTransferToSite</w:t>
            </w:r>
            <w:proofErr w:type="spellEnd"/>
          </w:p>
        </w:tc>
        <w:tc>
          <w:tcPr>
            <w:tcW w:w="3548" w:type="dxa"/>
          </w:tcPr>
          <w:p w14:paraId="37CB30C3" w14:textId="2A08809E" w:rsidR="00DE5655" w:rsidRPr="00EF035D" w:rsidRDefault="00DE5655" w:rsidP="00130E62">
            <w:pPr>
              <w:pStyle w:val="ListParagraph"/>
              <w:ind w:left="0"/>
              <w:jc w:val="both"/>
            </w:pPr>
            <w:proofErr w:type="spellStart"/>
            <w:r>
              <w:t>BSPRcvInTransferToSite</w:t>
            </w:r>
            <w:proofErr w:type="spellEnd"/>
          </w:p>
        </w:tc>
        <w:tc>
          <w:tcPr>
            <w:tcW w:w="1770" w:type="dxa"/>
          </w:tcPr>
          <w:p w14:paraId="091A7DD0" w14:textId="50D6472B" w:rsidR="00DE5655" w:rsidRDefault="00DE5655" w:rsidP="00130E62">
            <w:pPr>
              <w:pStyle w:val="ListParagraph"/>
              <w:ind w:left="0"/>
              <w:jc w:val="both"/>
            </w:pPr>
            <w:r>
              <w:t>Char</w:t>
            </w:r>
          </w:p>
        </w:tc>
        <w:tc>
          <w:tcPr>
            <w:tcW w:w="1508" w:type="dxa"/>
          </w:tcPr>
          <w:p w14:paraId="5859474A" w14:textId="70870E93" w:rsidR="00DE5655" w:rsidRDefault="00DE5655" w:rsidP="00130E62">
            <w:pPr>
              <w:pStyle w:val="ListParagraph"/>
              <w:ind w:left="0"/>
              <w:jc w:val="both"/>
            </w:pPr>
            <w:r>
              <w:t>11</w:t>
            </w:r>
          </w:p>
        </w:tc>
      </w:tr>
    </w:tbl>
    <w:p w14:paraId="261F49C4" w14:textId="77777777" w:rsidR="0066376A" w:rsidRDefault="0066376A" w:rsidP="0066376A">
      <w:pPr>
        <w:pStyle w:val="Heading1"/>
      </w:pPr>
      <w:bookmarkStart w:id="38" w:name="_Data_Dictionary"/>
      <w:bookmarkEnd w:id="38"/>
    </w:p>
    <w:p w14:paraId="689EF4ED" w14:textId="243D99CB" w:rsidR="0092183B" w:rsidRDefault="0092183B" w:rsidP="0092183B">
      <w:pPr>
        <w:pStyle w:val="ListParagraph"/>
        <w:rPr>
          <w:b/>
          <w:bCs/>
        </w:rPr>
      </w:pPr>
      <w:r>
        <w:t xml:space="preserve">Table Name: </w:t>
      </w:r>
      <w:r>
        <w:tab/>
      </w:r>
      <w:proofErr w:type="spellStart"/>
      <w:r w:rsidRPr="0092183B">
        <w:rPr>
          <w:b/>
          <w:bCs/>
        </w:rPr>
        <w:t>BSP_Powerhouse_SO_Log</w:t>
      </w:r>
      <w:proofErr w:type="spellEnd"/>
    </w:p>
    <w:p w14:paraId="35272155" w14:textId="72EE0BD6" w:rsidR="0092183B" w:rsidRPr="001A2C04" w:rsidRDefault="0092183B" w:rsidP="0092183B">
      <w:pPr>
        <w:pStyle w:val="ListParagraph"/>
      </w:pPr>
      <w:r>
        <w:t xml:space="preserve">Display Name: </w:t>
      </w:r>
      <w:r>
        <w:tab/>
      </w:r>
      <w:r w:rsidRPr="00B74127">
        <w:rPr>
          <w:b/>
          <w:bCs/>
        </w:rPr>
        <w:t>BSP Powerhouse SO Transfer Log</w:t>
      </w:r>
    </w:p>
    <w:p w14:paraId="39368FAC" w14:textId="6BA7ED43" w:rsidR="0092183B" w:rsidRDefault="0092183B" w:rsidP="0092183B">
      <w:pPr>
        <w:pStyle w:val="ListParagraph"/>
        <w:rPr>
          <w:b/>
          <w:bCs/>
        </w:rPr>
      </w:pPr>
      <w:r>
        <w:t>SQL ID:</w:t>
      </w:r>
      <w:r>
        <w:tab/>
      </w:r>
      <w:r>
        <w:tab/>
      </w:r>
      <w:proofErr w:type="spellStart"/>
      <w:r w:rsidR="00B74127" w:rsidRPr="00B74127">
        <w:rPr>
          <w:b/>
          <w:bCs/>
        </w:rPr>
        <w:t>BSP_Powerhouse_SO_Log</w:t>
      </w:r>
      <w:proofErr w:type="spellEnd"/>
    </w:p>
    <w:p w14:paraId="7D32927F" w14:textId="767ED311" w:rsidR="0092183B" w:rsidRPr="0066376A" w:rsidRDefault="0092183B" w:rsidP="0092183B">
      <w:pPr>
        <w:pStyle w:val="ListParagraph"/>
      </w:pPr>
      <w:r>
        <w:t>Description:</w:t>
      </w:r>
      <w:r>
        <w:tab/>
      </w:r>
      <w:r w:rsidR="00B74127">
        <w:t>Contains the sales order transfer information. Provides the users with information regarding status of the sales order transfer, date and time of transfer, as well as the error messages (if any).</w:t>
      </w:r>
    </w:p>
    <w:p w14:paraId="182B0A40" w14:textId="77777777" w:rsidR="0092183B" w:rsidRDefault="0092183B" w:rsidP="0092183B">
      <w:pPr>
        <w:pStyle w:val="ListParagraph"/>
      </w:pPr>
    </w:p>
    <w:tbl>
      <w:tblPr>
        <w:tblStyle w:val="TableGrid"/>
        <w:tblW w:w="0" w:type="auto"/>
        <w:tblInd w:w="720" w:type="dxa"/>
        <w:tblLook w:val="04A0" w:firstRow="1" w:lastRow="0" w:firstColumn="1" w:lastColumn="0" w:noHBand="0" w:noVBand="1"/>
      </w:tblPr>
      <w:tblGrid>
        <w:gridCol w:w="2850"/>
        <w:gridCol w:w="3080"/>
        <w:gridCol w:w="1602"/>
        <w:gridCol w:w="1344"/>
        <w:gridCol w:w="1194"/>
      </w:tblGrid>
      <w:tr w:rsidR="00531EAF" w14:paraId="685550E4" w14:textId="0D81F627" w:rsidTr="00531EAF">
        <w:tc>
          <w:tcPr>
            <w:tcW w:w="2850" w:type="dxa"/>
            <w:shd w:val="clear" w:color="auto" w:fill="EDEDED" w:themeFill="accent3" w:themeFillTint="33"/>
          </w:tcPr>
          <w:p w14:paraId="4634F352" w14:textId="77777777" w:rsidR="00531EAF" w:rsidRPr="00136E04" w:rsidRDefault="00531EAF" w:rsidP="003B60BF">
            <w:pPr>
              <w:pStyle w:val="ListParagraph"/>
              <w:ind w:left="0"/>
              <w:rPr>
                <w:b/>
              </w:rPr>
            </w:pPr>
            <w:r>
              <w:rPr>
                <w:b/>
              </w:rPr>
              <w:t>Display Name</w:t>
            </w:r>
          </w:p>
        </w:tc>
        <w:tc>
          <w:tcPr>
            <w:tcW w:w="3080" w:type="dxa"/>
            <w:shd w:val="clear" w:color="auto" w:fill="EDEDED" w:themeFill="accent3" w:themeFillTint="33"/>
          </w:tcPr>
          <w:p w14:paraId="786761DC" w14:textId="77777777" w:rsidR="00531EAF" w:rsidRPr="00136E04" w:rsidRDefault="00531EAF" w:rsidP="003B60BF">
            <w:pPr>
              <w:pStyle w:val="ListParagraph"/>
              <w:ind w:left="0"/>
              <w:rPr>
                <w:b/>
              </w:rPr>
            </w:pPr>
            <w:r>
              <w:rPr>
                <w:b/>
              </w:rPr>
              <w:t>SQL Field</w:t>
            </w:r>
          </w:p>
        </w:tc>
        <w:tc>
          <w:tcPr>
            <w:tcW w:w="1602" w:type="dxa"/>
            <w:shd w:val="clear" w:color="auto" w:fill="EDEDED" w:themeFill="accent3" w:themeFillTint="33"/>
          </w:tcPr>
          <w:p w14:paraId="3122234B" w14:textId="77777777" w:rsidR="00531EAF" w:rsidRPr="00136E04" w:rsidRDefault="00531EAF" w:rsidP="003B60BF">
            <w:pPr>
              <w:pStyle w:val="ListParagraph"/>
              <w:ind w:left="0"/>
              <w:rPr>
                <w:b/>
              </w:rPr>
            </w:pPr>
            <w:r>
              <w:rPr>
                <w:b/>
              </w:rPr>
              <w:t>Data Type</w:t>
            </w:r>
          </w:p>
        </w:tc>
        <w:tc>
          <w:tcPr>
            <w:tcW w:w="1344" w:type="dxa"/>
            <w:shd w:val="clear" w:color="auto" w:fill="EDEDED" w:themeFill="accent3" w:themeFillTint="33"/>
          </w:tcPr>
          <w:p w14:paraId="05B0BD28" w14:textId="77777777" w:rsidR="00531EAF" w:rsidRDefault="00531EAF" w:rsidP="003B60BF">
            <w:pPr>
              <w:pStyle w:val="ListParagraph"/>
              <w:ind w:left="0"/>
              <w:rPr>
                <w:b/>
              </w:rPr>
            </w:pPr>
            <w:r>
              <w:rPr>
                <w:b/>
              </w:rPr>
              <w:t>Length</w:t>
            </w:r>
          </w:p>
        </w:tc>
        <w:tc>
          <w:tcPr>
            <w:tcW w:w="1194" w:type="dxa"/>
            <w:shd w:val="clear" w:color="auto" w:fill="EDEDED" w:themeFill="accent3" w:themeFillTint="33"/>
          </w:tcPr>
          <w:p w14:paraId="4DCCE8F8" w14:textId="050D2A23" w:rsidR="00531EAF" w:rsidRDefault="00531EAF" w:rsidP="003B60BF">
            <w:pPr>
              <w:pStyle w:val="ListParagraph"/>
              <w:ind w:left="0"/>
              <w:rPr>
                <w:b/>
              </w:rPr>
            </w:pPr>
            <w:r>
              <w:rPr>
                <w:b/>
              </w:rPr>
              <w:t>Notes</w:t>
            </w:r>
          </w:p>
        </w:tc>
      </w:tr>
      <w:tr w:rsidR="00531EAF" w14:paraId="52A5657C" w14:textId="491251C7" w:rsidTr="00531EAF">
        <w:tc>
          <w:tcPr>
            <w:tcW w:w="2850" w:type="dxa"/>
          </w:tcPr>
          <w:p w14:paraId="2C0D1EDC" w14:textId="012C8640" w:rsidR="00531EAF" w:rsidRDefault="00531EAF" w:rsidP="003B60BF">
            <w:pPr>
              <w:pStyle w:val="ListParagraph"/>
              <w:ind w:left="0"/>
            </w:pPr>
            <w:r>
              <w:t>SOP Type</w:t>
            </w:r>
          </w:p>
        </w:tc>
        <w:tc>
          <w:tcPr>
            <w:tcW w:w="3080" w:type="dxa"/>
          </w:tcPr>
          <w:p w14:paraId="0E65A435" w14:textId="0EBAC3A1" w:rsidR="00531EAF" w:rsidRDefault="00531EAF" w:rsidP="003B60BF">
            <w:pPr>
              <w:pStyle w:val="ListParagraph"/>
              <w:ind w:left="0"/>
              <w:jc w:val="both"/>
            </w:pPr>
            <w:r>
              <w:t>SOPTYPE</w:t>
            </w:r>
          </w:p>
        </w:tc>
        <w:tc>
          <w:tcPr>
            <w:tcW w:w="1602" w:type="dxa"/>
          </w:tcPr>
          <w:p w14:paraId="6C594743" w14:textId="3E9BE954" w:rsidR="00531EAF" w:rsidRDefault="00531EAF" w:rsidP="003B60BF">
            <w:pPr>
              <w:pStyle w:val="ListParagraph"/>
              <w:ind w:left="0"/>
              <w:jc w:val="both"/>
            </w:pPr>
            <w:proofErr w:type="spellStart"/>
            <w:r>
              <w:t>Smallint</w:t>
            </w:r>
            <w:proofErr w:type="spellEnd"/>
          </w:p>
        </w:tc>
        <w:tc>
          <w:tcPr>
            <w:tcW w:w="1344" w:type="dxa"/>
          </w:tcPr>
          <w:p w14:paraId="380FD684" w14:textId="77777777" w:rsidR="00531EAF" w:rsidRDefault="00531EAF" w:rsidP="003B60BF">
            <w:pPr>
              <w:pStyle w:val="ListParagraph"/>
              <w:ind w:left="0"/>
              <w:jc w:val="both"/>
            </w:pPr>
          </w:p>
        </w:tc>
        <w:tc>
          <w:tcPr>
            <w:tcW w:w="1194" w:type="dxa"/>
          </w:tcPr>
          <w:p w14:paraId="5ED81768" w14:textId="77777777" w:rsidR="00531EAF" w:rsidRDefault="00531EAF" w:rsidP="003B60BF">
            <w:pPr>
              <w:pStyle w:val="ListParagraph"/>
              <w:ind w:left="0"/>
              <w:jc w:val="both"/>
            </w:pPr>
          </w:p>
        </w:tc>
      </w:tr>
      <w:tr w:rsidR="00531EAF" w14:paraId="782494D3" w14:textId="2306E200" w:rsidTr="00531EAF">
        <w:tc>
          <w:tcPr>
            <w:tcW w:w="2850" w:type="dxa"/>
          </w:tcPr>
          <w:p w14:paraId="2E333697" w14:textId="3841699D" w:rsidR="00531EAF" w:rsidRDefault="00531EAF" w:rsidP="003B60BF">
            <w:pPr>
              <w:pStyle w:val="ListParagraph"/>
              <w:ind w:left="0"/>
            </w:pPr>
            <w:r>
              <w:t>SOP Number</w:t>
            </w:r>
          </w:p>
        </w:tc>
        <w:tc>
          <w:tcPr>
            <w:tcW w:w="3080" w:type="dxa"/>
          </w:tcPr>
          <w:p w14:paraId="7DC211F3" w14:textId="0420F826" w:rsidR="00531EAF" w:rsidRPr="00CB4CFE" w:rsidRDefault="00531EAF" w:rsidP="003B60BF">
            <w:pPr>
              <w:pStyle w:val="ListParagraph"/>
              <w:ind w:left="0"/>
              <w:jc w:val="both"/>
            </w:pPr>
            <w:r>
              <w:t>SOPNUMBE</w:t>
            </w:r>
          </w:p>
        </w:tc>
        <w:tc>
          <w:tcPr>
            <w:tcW w:w="1602" w:type="dxa"/>
          </w:tcPr>
          <w:p w14:paraId="193781FA" w14:textId="77777777" w:rsidR="00531EAF" w:rsidRDefault="00531EAF" w:rsidP="003B60BF">
            <w:pPr>
              <w:pStyle w:val="ListParagraph"/>
              <w:ind w:left="0"/>
              <w:jc w:val="both"/>
            </w:pPr>
            <w:r>
              <w:t>Char</w:t>
            </w:r>
          </w:p>
        </w:tc>
        <w:tc>
          <w:tcPr>
            <w:tcW w:w="1344" w:type="dxa"/>
          </w:tcPr>
          <w:p w14:paraId="0182207A" w14:textId="07025DBA" w:rsidR="00531EAF" w:rsidRDefault="00531EAF" w:rsidP="003B60BF">
            <w:pPr>
              <w:pStyle w:val="ListParagraph"/>
              <w:ind w:left="0"/>
              <w:jc w:val="both"/>
            </w:pPr>
            <w:r>
              <w:t>21</w:t>
            </w:r>
          </w:p>
        </w:tc>
        <w:tc>
          <w:tcPr>
            <w:tcW w:w="1194" w:type="dxa"/>
          </w:tcPr>
          <w:p w14:paraId="5A18DF15" w14:textId="77777777" w:rsidR="00531EAF" w:rsidRDefault="00531EAF" w:rsidP="003B60BF">
            <w:pPr>
              <w:pStyle w:val="ListParagraph"/>
              <w:ind w:left="0"/>
              <w:jc w:val="both"/>
            </w:pPr>
          </w:p>
        </w:tc>
      </w:tr>
      <w:tr w:rsidR="00531EAF" w14:paraId="59705D77" w14:textId="0733149B" w:rsidTr="00531EAF">
        <w:tc>
          <w:tcPr>
            <w:tcW w:w="2850" w:type="dxa"/>
          </w:tcPr>
          <w:p w14:paraId="21227244" w14:textId="576A492C" w:rsidR="00531EAF" w:rsidRDefault="00531EAF" w:rsidP="003B60BF">
            <w:pPr>
              <w:pStyle w:val="ListParagraph"/>
              <w:ind w:left="0"/>
            </w:pPr>
            <w:proofErr w:type="spellStart"/>
            <w:r w:rsidRPr="00B74127">
              <w:t>VersionNumber</w:t>
            </w:r>
            <w:proofErr w:type="spellEnd"/>
          </w:p>
        </w:tc>
        <w:tc>
          <w:tcPr>
            <w:tcW w:w="3080" w:type="dxa"/>
          </w:tcPr>
          <w:p w14:paraId="41865825" w14:textId="112F4F47" w:rsidR="00531EAF" w:rsidRDefault="00531EAF" w:rsidP="003B60BF">
            <w:pPr>
              <w:pStyle w:val="ListParagraph"/>
              <w:ind w:left="0"/>
              <w:jc w:val="both"/>
            </w:pPr>
            <w:proofErr w:type="spellStart"/>
            <w:r w:rsidRPr="00B74127">
              <w:t>VersionNumber</w:t>
            </w:r>
            <w:proofErr w:type="spellEnd"/>
          </w:p>
        </w:tc>
        <w:tc>
          <w:tcPr>
            <w:tcW w:w="1602" w:type="dxa"/>
          </w:tcPr>
          <w:p w14:paraId="59F05B2E" w14:textId="0BFEC8FA" w:rsidR="00531EAF" w:rsidRDefault="00531EAF" w:rsidP="003B60BF">
            <w:pPr>
              <w:pStyle w:val="ListParagraph"/>
              <w:ind w:left="0"/>
              <w:jc w:val="both"/>
            </w:pPr>
            <w:r>
              <w:t>Char</w:t>
            </w:r>
          </w:p>
        </w:tc>
        <w:tc>
          <w:tcPr>
            <w:tcW w:w="1344" w:type="dxa"/>
          </w:tcPr>
          <w:p w14:paraId="74E6E872" w14:textId="2D23698E" w:rsidR="00531EAF" w:rsidRDefault="00531EAF" w:rsidP="003B60BF">
            <w:pPr>
              <w:pStyle w:val="ListParagraph"/>
              <w:ind w:left="0"/>
              <w:jc w:val="both"/>
            </w:pPr>
            <w:r>
              <w:t>21</w:t>
            </w:r>
          </w:p>
        </w:tc>
        <w:tc>
          <w:tcPr>
            <w:tcW w:w="1194" w:type="dxa"/>
          </w:tcPr>
          <w:p w14:paraId="4DAA27F8" w14:textId="77777777" w:rsidR="00531EAF" w:rsidRDefault="00531EAF" w:rsidP="003B60BF">
            <w:pPr>
              <w:pStyle w:val="ListParagraph"/>
              <w:ind w:left="0"/>
              <w:jc w:val="both"/>
            </w:pPr>
          </w:p>
        </w:tc>
      </w:tr>
      <w:tr w:rsidR="00531EAF" w14:paraId="1B6A739D" w14:textId="13CC2EA3" w:rsidTr="00531EAF">
        <w:tc>
          <w:tcPr>
            <w:tcW w:w="2850" w:type="dxa"/>
          </w:tcPr>
          <w:p w14:paraId="37256B8F" w14:textId="78424B93" w:rsidR="00531EAF" w:rsidRPr="00B74127" w:rsidRDefault="00531EAF" w:rsidP="003B60BF">
            <w:pPr>
              <w:pStyle w:val="ListParagraph"/>
              <w:ind w:left="0"/>
            </w:pPr>
            <w:r>
              <w:t>Date Sent</w:t>
            </w:r>
          </w:p>
        </w:tc>
        <w:tc>
          <w:tcPr>
            <w:tcW w:w="3080" w:type="dxa"/>
          </w:tcPr>
          <w:p w14:paraId="319C231E" w14:textId="53C6E78A" w:rsidR="00531EAF" w:rsidRPr="00B74127" w:rsidRDefault="00531EAF" w:rsidP="003B60BF">
            <w:pPr>
              <w:pStyle w:val="ListParagraph"/>
              <w:ind w:left="0"/>
              <w:jc w:val="both"/>
            </w:pPr>
            <w:r w:rsidRPr="00B74127">
              <w:t>DATESENT</w:t>
            </w:r>
          </w:p>
        </w:tc>
        <w:tc>
          <w:tcPr>
            <w:tcW w:w="1602" w:type="dxa"/>
          </w:tcPr>
          <w:p w14:paraId="4DFC0B64" w14:textId="5E5656E0" w:rsidR="00531EAF" w:rsidRDefault="00531EAF" w:rsidP="003B60BF">
            <w:pPr>
              <w:pStyle w:val="ListParagraph"/>
              <w:ind w:left="0"/>
              <w:jc w:val="both"/>
            </w:pPr>
            <w:proofErr w:type="spellStart"/>
            <w:r>
              <w:t>DateTime</w:t>
            </w:r>
            <w:proofErr w:type="spellEnd"/>
          </w:p>
        </w:tc>
        <w:tc>
          <w:tcPr>
            <w:tcW w:w="1344" w:type="dxa"/>
          </w:tcPr>
          <w:p w14:paraId="594DDED5" w14:textId="77777777" w:rsidR="00531EAF" w:rsidRDefault="00531EAF" w:rsidP="003B60BF">
            <w:pPr>
              <w:pStyle w:val="ListParagraph"/>
              <w:ind w:left="0"/>
              <w:jc w:val="both"/>
            </w:pPr>
          </w:p>
        </w:tc>
        <w:tc>
          <w:tcPr>
            <w:tcW w:w="1194" w:type="dxa"/>
          </w:tcPr>
          <w:p w14:paraId="1B25D904" w14:textId="77777777" w:rsidR="00531EAF" w:rsidRDefault="00531EAF" w:rsidP="003B60BF">
            <w:pPr>
              <w:pStyle w:val="ListParagraph"/>
              <w:ind w:left="0"/>
              <w:jc w:val="both"/>
            </w:pPr>
          </w:p>
        </w:tc>
      </w:tr>
      <w:tr w:rsidR="00531EAF" w14:paraId="1849EDDB" w14:textId="160331F7" w:rsidTr="00531EAF">
        <w:tc>
          <w:tcPr>
            <w:tcW w:w="2850" w:type="dxa"/>
          </w:tcPr>
          <w:p w14:paraId="601426CC" w14:textId="0C163326" w:rsidR="00531EAF" w:rsidRDefault="00531EAF" w:rsidP="003B60BF">
            <w:pPr>
              <w:pStyle w:val="ListParagraph"/>
              <w:ind w:left="0"/>
            </w:pPr>
            <w:r>
              <w:t>Time Sent</w:t>
            </w:r>
          </w:p>
        </w:tc>
        <w:tc>
          <w:tcPr>
            <w:tcW w:w="3080" w:type="dxa"/>
          </w:tcPr>
          <w:p w14:paraId="00213DB3" w14:textId="68396146" w:rsidR="00531EAF" w:rsidRPr="00B74127" w:rsidRDefault="00531EAF" w:rsidP="003B60BF">
            <w:pPr>
              <w:pStyle w:val="ListParagraph"/>
              <w:ind w:left="0"/>
              <w:jc w:val="both"/>
            </w:pPr>
            <w:r>
              <w:t>TIMESENT</w:t>
            </w:r>
          </w:p>
        </w:tc>
        <w:tc>
          <w:tcPr>
            <w:tcW w:w="1602" w:type="dxa"/>
          </w:tcPr>
          <w:p w14:paraId="1648AA7C" w14:textId="71BEB5E2" w:rsidR="00531EAF" w:rsidRDefault="00531EAF" w:rsidP="003B60BF">
            <w:pPr>
              <w:pStyle w:val="ListParagraph"/>
              <w:ind w:left="0"/>
              <w:jc w:val="both"/>
            </w:pPr>
            <w:r>
              <w:t>Datetime</w:t>
            </w:r>
          </w:p>
        </w:tc>
        <w:tc>
          <w:tcPr>
            <w:tcW w:w="1344" w:type="dxa"/>
          </w:tcPr>
          <w:p w14:paraId="7CC12233" w14:textId="77777777" w:rsidR="00531EAF" w:rsidRDefault="00531EAF" w:rsidP="003B60BF">
            <w:pPr>
              <w:pStyle w:val="ListParagraph"/>
              <w:ind w:left="0"/>
              <w:jc w:val="both"/>
            </w:pPr>
          </w:p>
        </w:tc>
        <w:tc>
          <w:tcPr>
            <w:tcW w:w="1194" w:type="dxa"/>
          </w:tcPr>
          <w:p w14:paraId="13A09D76" w14:textId="77777777" w:rsidR="00531EAF" w:rsidRDefault="00531EAF" w:rsidP="003B60BF">
            <w:pPr>
              <w:pStyle w:val="ListParagraph"/>
              <w:ind w:left="0"/>
              <w:jc w:val="both"/>
            </w:pPr>
          </w:p>
        </w:tc>
      </w:tr>
      <w:tr w:rsidR="00531EAF" w14:paraId="22DA86D7" w14:textId="13C56B59" w:rsidTr="00531EAF">
        <w:tc>
          <w:tcPr>
            <w:tcW w:w="2850" w:type="dxa"/>
          </w:tcPr>
          <w:p w14:paraId="0561A7DF" w14:textId="1CC333CD" w:rsidR="00531EAF" w:rsidRDefault="00531EAF" w:rsidP="003B60BF">
            <w:pPr>
              <w:pStyle w:val="ListParagraph"/>
              <w:ind w:left="0"/>
            </w:pPr>
            <w:r>
              <w:t>Requested By</w:t>
            </w:r>
          </w:p>
        </w:tc>
        <w:tc>
          <w:tcPr>
            <w:tcW w:w="3080" w:type="dxa"/>
          </w:tcPr>
          <w:p w14:paraId="0E71B928" w14:textId="4AAF2B91" w:rsidR="00531EAF" w:rsidRPr="00B74127" w:rsidRDefault="00531EAF" w:rsidP="003B60BF">
            <w:pPr>
              <w:pStyle w:val="ListParagraph"/>
              <w:ind w:left="0"/>
              <w:jc w:val="both"/>
            </w:pPr>
            <w:r>
              <w:t>REQSTDBY</w:t>
            </w:r>
          </w:p>
        </w:tc>
        <w:tc>
          <w:tcPr>
            <w:tcW w:w="1602" w:type="dxa"/>
          </w:tcPr>
          <w:p w14:paraId="3BD8EE47" w14:textId="3CA9A8A2" w:rsidR="00531EAF" w:rsidRDefault="00531EAF" w:rsidP="003B60BF">
            <w:pPr>
              <w:pStyle w:val="ListParagraph"/>
              <w:ind w:left="0"/>
              <w:jc w:val="both"/>
            </w:pPr>
            <w:r>
              <w:t>Char</w:t>
            </w:r>
          </w:p>
        </w:tc>
        <w:tc>
          <w:tcPr>
            <w:tcW w:w="1344" w:type="dxa"/>
          </w:tcPr>
          <w:p w14:paraId="0C39DCDB" w14:textId="361C4EE7" w:rsidR="00531EAF" w:rsidRDefault="00531EAF" w:rsidP="003B60BF">
            <w:pPr>
              <w:pStyle w:val="ListParagraph"/>
              <w:ind w:left="0"/>
              <w:jc w:val="both"/>
            </w:pPr>
            <w:r>
              <w:t>21</w:t>
            </w:r>
          </w:p>
        </w:tc>
        <w:tc>
          <w:tcPr>
            <w:tcW w:w="1194" w:type="dxa"/>
          </w:tcPr>
          <w:p w14:paraId="17B3E0A5" w14:textId="77777777" w:rsidR="00531EAF" w:rsidRDefault="00531EAF" w:rsidP="003B60BF">
            <w:pPr>
              <w:pStyle w:val="ListParagraph"/>
              <w:ind w:left="0"/>
              <w:jc w:val="both"/>
            </w:pPr>
          </w:p>
        </w:tc>
      </w:tr>
      <w:tr w:rsidR="00531EAF" w14:paraId="52F0FB15" w14:textId="6ABDCCF7" w:rsidTr="00531EAF">
        <w:tc>
          <w:tcPr>
            <w:tcW w:w="2850" w:type="dxa"/>
          </w:tcPr>
          <w:p w14:paraId="3065FFE3" w14:textId="24989C3C" w:rsidR="00531EAF" w:rsidRDefault="00531EAF" w:rsidP="003B60BF">
            <w:pPr>
              <w:pStyle w:val="ListParagraph"/>
              <w:ind w:left="0"/>
            </w:pPr>
            <w:r>
              <w:t>Status Code</w:t>
            </w:r>
          </w:p>
        </w:tc>
        <w:tc>
          <w:tcPr>
            <w:tcW w:w="3080" w:type="dxa"/>
          </w:tcPr>
          <w:p w14:paraId="541678C3" w14:textId="11190344" w:rsidR="00531EAF" w:rsidRPr="00B74127" w:rsidRDefault="00531EAF" w:rsidP="003B60BF">
            <w:pPr>
              <w:pStyle w:val="ListParagraph"/>
              <w:ind w:left="0"/>
              <w:jc w:val="both"/>
            </w:pPr>
            <w:r>
              <w:t>STATUSCD</w:t>
            </w:r>
          </w:p>
        </w:tc>
        <w:tc>
          <w:tcPr>
            <w:tcW w:w="1602" w:type="dxa"/>
          </w:tcPr>
          <w:p w14:paraId="7D23ADBF" w14:textId="2ED4316D" w:rsidR="00531EAF" w:rsidRDefault="00531EAF" w:rsidP="003B60BF">
            <w:pPr>
              <w:pStyle w:val="ListParagraph"/>
              <w:ind w:left="0"/>
              <w:jc w:val="both"/>
            </w:pPr>
            <w:r>
              <w:t>Char</w:t>
            </w:r>
          </w:p>
        </w:tc>
        <w:tc>
          <w:tcPr>
            <w:tcW w:w="1344" w:type="dxa"/>
          </w:tcPr>
          <w:p w14:paraId="5CCD8194" w14:textId="45B86384" w:rsidR="00531EAF" w:rsidRDefault="00531EAF" w:rsidP="003B60BF">
            <w:pPr>
              <w:pStyle w:val="ListParagraph"/>
              <w:ind w:left="0"/>
              <w:jc w:val="both"/>
            </w:pPr>
            <w:r>
              <w:t>15</w:t>
            </w:r>
          </w:p>
        </w:tc>
        <w:tc>
          <w:tcPr>
            <w:tcW w:w="1194" w:type="dxa"/>
          </w:tcPr>
          <w:p w14:paraId="0E6D1452" w14:textId="0028BA8F" w:rsidR="00531EAF" w:rsidRDefault="00531EAF" w:rsidP="003B60BF">
            <w:pPr>
              <w:pStyle w:val="ListParagraph"/>
              <w:ind w:left="0"/>
              <w:jc w:val="both"/>
            </w:pPr>
            <w:r>
              <w:t xml:space="preserve">X </w:t>
            </w:r>
            <w:r>
              <w:sym w:font="Wingdings" w:char="F0E0"/>
            </w:r>
            <w:r>
              <w:t xml:space="preserve"> Success</w:t>
            </w:r>
          </w:p>
        </w:tc>
      </w:tr>
      <w:tr w:rsidR="00531EAF" w14:paraId="2118DD53" w14:textId="09B1598C" w:rsidTr="00531EAF">
        <w:tc>
          <w:tcPr>
            <w:tcW w:w="2850" w:type="dxa"/>
          </w:tcPr>
          <w:p w14:paraId="5E6E2676" w14:textId="7F7C62BE" w:rsidR="00531EAF" w:rsidRDefault="00531EAF" w:rsidP="003B60BF">
            <w:pPr>
              <w:pStyle w:val="ListParagraph"/>
              <w:ind w:left="0"/>
            </w:pPr>
            <w:r>
              <w:t>Error Message Text</w:t>
            </w:r>
          </w:p>
        </w:tc>
        <w:tc>
          <w:tcPr>
            <w:tcW w:w="3080" w:type="dxa"/>
          </w:tcPr>
          <w:p w14:paraId="42C67161" w14:textId="32E91D77" w:rsidR="00531EAF" w:rsidRPr="00B74127" w:rsidRDefault="00531EAF" w:rsidP="003B60BF">
            <w:pPr>
              <w:pStyle w:val="ListParagraph"/>
              <w:ind w:left="0"/>
              <w:jc w:val="both"/>
            </w:pPr>
            <w:r>
              <w:t>ERMSGTXT</w:t>
            </w:r>
          </w:p>
        </w:tc>
        <w:tc>
          <w:tcPr>
            <w:tcW w:w="1602" w:type="dxa"/>
          </w:tcPr>
          <w:p w14:paraId="51F88163" w14:textId="1478DE42" w:rsidR="00531EAF" w:rsidRDefault="00531EAF" w:rsidP="003B60BF">
            <w:pPr>
              <w:pStyle w:val="ListParagraph"/>
              <w:ind w:left="0"/>
              <w:jc w:val="both"/>
            </w:pPr>
            <w:r>
              <w:t>Char</w:t>
            </w:r>
          </w:p>
        </w:tc>
        <w:tc>
          <w:tcPr>
            <w:tcW w:w="1344" w:type="dxa"/>
          </w:tcPr>
          <w:p w14:paraId="45888310" w14:textId="37D0D18D" w:rsidR="00531EAF" w:rsidRDefault="00531EAF" w:rsidP="003B60BF">
            <w:pPr>
              <w:pStyle w:val="ListParagraph"/>
              <w:ind w:left="0"/>
              <w:jc w:val="both"/>
            </w:pPr>
            <w:r>
              <w:t>255</w:t>
            </w:r>
          </w:p>
        </w:tc>
        <w:tc>
          <w:tcPr>
            <w:tcW w:w="1194" w:type="dxa"/>
          </w:tcPr>
          <w:p w14:paraId="73C4F578" w14:textId="77777777" w:rsidR="00531EAF" w:rsidRDefault="00531EAF" w:rsidP="003B60BF">
            <w:pPr>
              <w:pStyle w:val="ListParagraph"/>
              <w:ind w:left="0"/>
              <w:jc w:val="both"/>
            </w:pPr>
          </w:p>
        </w:tc>
      </w:tr>
    </w:tbl>
    <w:p w14:paraId="2898FD46" w14:textId="10A76E70" w:rsidR="00F22FEA" w:rsidRDefault="00F22FEA" w:rsidP="00F22FEA"/>
    <w:p w14:paraId="19B0E658" w14:textId="5A311F8D" w:rsidR="00531EAF" w:rsidRDefault="00531EAF" w:rsidP="00531EAF">
      <w:pPr>
        <w:pStyle w:val="ListParagraph"/>
        <w:rPr>
          <w:b/>
          <w:bCs/>
        </w:rPr>
      </w:pPr>
      <w:r>
        <w:lastRenderedPageBreak/>
        <w:t xml:space="preserve">Table Name: </w:t>
      </w:r>
      <w:r>
        <w:tab/>
      </w:r>
      <w:proofErr w:type="spellStart"/>
      <w:r w:rsidRPr="00531EAF">
        <w:rPr>
          <w:b/>
          <w:bCs/>
        </w:rPr>
        <w:t>BSP_Powerhouse_SO_LNE_Transfer</w:t>
      </w:r>
      <w:proofErr w:type="spellEnd"/>
    </w:p>
    <w:p w14:paraId="32816E4D" w14:textId="597BF879" w:rsidR="00531EAF" w:rsidRPr="001A2C04" w:rsidRDefault="00531EAF" w:rsidP="00531EAF">
      <w:pPr>
        <w:pStyle w:val="ListParagraph"/>
      </w:pPr>
      <w:r>
        <w:t xml:space="preserve">Display Name: </w:t>
      </w:r>
      <w:r>
        <w:tab/>
      </w:r>
      <w:r w:rsidRPr="00531EAF">
        <w:rPr>
          <w:b/>
          <w:bCs/>
        </w:rPr>
        <w:t>BSP Powerhouse SO Line Transfer</w:t>
      </w:r>
    </w:p>
    <w:p w14:paraId="2A715086" w14:textId="238F45F6" w:rsidR="00531EAF" w:rsidRDefault="00531EAF" w:rsidP="00531EAF">
      <w:pPr>
        <w:pStyle w:val="ListParagraph"/>
        <w:rPr>
          <w:b/>
          <w:bCs/>
        </w:rPr>
      </w:pPr>
      <w:r>
        <w:t>SQL ID:</w:t>
      </w:r>
      <w:r>
        <w:tab/>
      </w:r>
      <w:r>
        <w:tab/>
      </w:r>
      <w:proofErr w:type="spellStart"/>
      <w:r w:rsidRPr="00531EAF">
        <w:rPr>
          <w:b/>
          <w:bCs/>
        </w:rPr>
        <w:t>BSP_Powerhouse_SO_LNE</w:t>
      </w:r>
      <w:proofErr w:type="spellEnd"/>
    </w:p>
    <w:p w14:paraId="582AE245" w14:textId="16927031" w:rsidR="00531EAF" w:rsidRPr="0066376A" w:rsidRDefault="00531EAF" w:rsidP="00531EAF">
      <w:pPr>
        <w:pStyle w:val="ListParagraph"/>
      </w:pPr>
      <w:r>
        <w:t>Description:</w:t>
      </w:r>
      <w:r>
        <w:tab/>
        <w:t xml:space="preserve">Contains the sales order transfer item information. Provides the users with information </w:t>
      </w:r>
      <w:r w:rsidR="00981972">
        <w:t>regarding quantity</w:t>
      </w:r>
      <w:r>
        <w:t xml:space="preserve"> information.</w:t>
      </w:r>
    </w:p>
    <w:p w14:paraId="003756C0" w14:textId="77777777" w:rsidR="00531EAF" w:rsidRDefault="00531EAF" w:rsidP="00531EAF">
      <w:pPr>
        <w:pStyle w:val="ListParagraph"/>
      </w:pPr>
    </w:p>
    <w:tbl>
      <w:tblPr>
        <w:tblStyle w:val="TableGrid"/>
        <w:tblW w:w="0" w:type="auto"/>
        <w:tblInd w:w="720" w:type="dxa"/>
        <w:tblLook w:val="04A0" w:firstRow="1" w:lastRow="0" w:firstColumn="1" w:lastColumn="0" w:noHBand="0" w:noVBand="1"/>
      </w:tblPr>
      <w:tblGrid>
        <w:gridCol w:w="2850"/>
        <w:gridCol w:w="3080"/>
        <w:gridCol w:w="1602"/>
        <w:gridCol w:w="1344"/>
      </w:tblGrid>
      <w:tr w:rsidR="00E96182" w14:paraId="58A8983C" w14:textId="77777777" w:rsidTr="003B60BF">
        <w:tc>
          <w:tcPr>
            <w:tcW w:w="2850" w:type="dxa"/>
            <w:shd w:val="clear" w:color="auto" w:fill="EDEDED" w:themeFill="accent3" w:themeFillTint="33"/>
          </w:tcPr>
          <w:p w14:paraId="6607A385" w14:textId="77777777" w:rsidR="00E96182" w:rsidRPr="00136E04" w:rsidRDefault="00E96182" w:rsidP="003B60BF">
            <w:pPr>
              <w:pStyle w:val="ListParagraph"/>
              <w:ind w:left="0"/>
              <w:rPr>
                <w:b/>
              </w:rPr>
            </w:pPr>
            <w:r>
              <w:rPr>
                <w:b/>
              </w:rPr>
              <w:t>Display Name</w:t>
            </w:r>
          </w:p>
        </w:tc>
        <w:tc>
          <w:tcPr>
            <w:tcW w:w="3080" w:type="dxa"/>
            <w:shd w:val="clear" w:color="auto" w:fill="EDEDED" w:themeFill="accent3" w:themeFillTint="33"/>
          </w:tcPr>
          <w:p w14:paraId="4E18FFC1" w14:textId="77777777" w:rsidR="00E96182" w:rsidRPr="00136E04" w:rsidRDefault="00E96182" w:rsidP="003B60BF">
            <w:pPr>
              <w:pStyle w:val="ListParagraph"/>
              <w:ind w:left="0"/>
              <w:rPr>
                <w:b/>
              </w:rPr>
            </w:pPr>
            <w:r>
              <w:rPr>
                <w:b/>
              </w:rPr>
              <w:t>SQL Field</w:t>
            </w:r>
          </w:p>
        </w:tc>
        <w:tc>
          <w:tcPr>
            <w:tcW w:w="1602" w:type="dxa"/>
            <w:shd w:val="clear" w:color="auto" w:fill="EDEDED" w:themeFill="accent3" w:themeFillTint="33"/>
          </w:tcPr>
          <w:p w14:paraId="3018808E" w14:textId="77777777" w:rsidR="00E96182" w:rsidRPr="00136E04" w:rsidRDefault="00E96182" w:rsidP="003B60BF">
            <w:pPr>
              <w:pStyle w:val="ListParagraph"/>
              <w:ind w:left="0"/>
              <w:rPr>
                <w:b/>
              </w:rPr>
            </w:pPr>
            <w:r>
              <w:rPr>
                <w:b/>
              </w:rPr>
              <w:t>Data Type</w:t>
            </w:r>
          </w:p>
        </w:tc>
        <w:tc>
          <w:tcPr>
            <w:tcW w:w="1344" w:type="dxa"/>
            <w:shd w:val="clear" w:color="auto" w:fill="EDEDED" w:themeFill="accent3" w:themeFillTint="33"/>
          </w:tcPr>
          <w:p w14:paraId="3708A193" w14:textId="77777777" w:rsidR="00E96182" w:rsidRDefault="00E96182" w:rsidP="003B60BF">
            <w:pPr>
              <w:pStyle w:val="ListParagraph"/>
              <w:ind w:left="0"/>
              <w:rPr>
                <w:b/>
              </w:rPr>
            </w:pPr>
            <w:r>
              <w:rPr>
                <w:b/>
              </w:rPr>
              <w:t>Length</w:t>
            </w:r>
          </w:p>
        </w:tc>
      </w:tr>
      <w:tr w:rsidR="00E96182" w14:paraId="436B34A5" w14:textId="77777777" w:rsidTr="003B60BF">
        <w:tc>
          <w:tcPr>
            <w:tcW w:w="2850" w:type="dxa"/>
          </w:tcPr>
          <w:p w14:paraId="3A3247B4" w14:textId="77777777" w:rsidR="00E96182" w:rsidRDefault="00E96182" w:rsidP="003B60BF">
            <w:pPr>
              <w:pStyle w:val="ListParagraph"/>
              <w:ind w:left="0"/>
            </w:pPr>
            <w:r>
              <w:t>SOP Type</w:t>
            </w:r>
          </w:p>
        </w:tc>
        <w:tc>
          <w:tcPr>
            <w:tcW w:w="3080" w:type="dxa"/>
          </w:tcPr>
          <w:p w14:paraId="35F5880D" w14:textId="77777777" w:rsidR="00E96182" w:rsidRDefault="00E96182" w:rsidP="003B60BF">
            <w:pPr>
              <w:pStyle w:val="ListParagraph"/>
              <w:ind w:left="0"/>
              <w:jc w:val="both"/>
            </w:pPr>
            <w:r>
              <w:t>SOPTYPE</w:t>
            </w:r>
          </w:p>
        </w:tc>
        <w:tc>
          <w:tcPr>
            <w:tcW w:w="1602" w:type="dxa"/>
          </w:tcPr>
          <w:p w14:paraId="27713563" w14:textId="77777777" w:rsidR="00E96182" w:rsidRDefault="00E96182" w:rsidP="003B60BF">
            <w:pPr>
              <w:pStyle w:val="ListParagraph"/>
              <w:ind w:left="0"/>
              <w:jc w:val="both"/>
            </w:pPr>
            <w:proofErr w:type="spellStart"/>
            <w:r>
              <w:t>Smallint</w:t>
            </w:r>
            <w:proofErr w:type="spellEnd"/>
          </w:p>
        </w:tc>
        <w:tc>
          <w:tcPr>
            <w:tcW w:w="1344" w:type="dxa"/>
          </w:tcPr>
          <w:p w14:paraId="3D19E890" w14:textId="77777777" w:rsidR="00E96182" w:rsidRDefault="00E96182" w:rsidP="003B60BF">
            <w:pPr>
              <w:pStyle w:val="ListParagraph"/>
              <w:ind w:left="0"/>
              <w:jc w:val="both"/>
            </w:pPr>
          </w:p>
        </w:tc>
      </w:tr>
      <w:tr w:rsidR="00E96182" w14:paraId="2EAD44A7" w14:textId="77777777" w:rsidTr="003B60BF">
        <w:tc>
          <w:tcPr>
            <w:tcW w:w="2850" w:type="dxa"/>
          </w:tcPr>
          <w:p w14:paraId="02CF6953" w14:textId="77777777" w:rsidR="00E96182" w:rsidRDefault="00E96182" w:rsidP="003B60BF">
            <w:pPr>
              <w:pStyle w:val="ListParagraph"/>
              <w:ind w:left="0"/>
            </w:pPr>
            <w:r>
              <w:t>SOP Number</w:t>
            </w:r>
          </w:p>
        </w:tc>
        <w:tc>
          <w:tcPr>
            <w:tcW w:w="3080" w:type="dxa"/>
          </w:tcPr>
          <w:p w14:paraId="6A083E49" w14:textId="77777777" w:rsidR="00E96182" w:rsidRPr="00CB4CFE" w:rsidRDefault="00E96182" w:rsidP="003B60BF">
            <w:pPr>
              <w:pStyle w:val="ListParagraph"/>
              <w:ind w:left="0"/>
              <w:jc w:val="both"/>
            </w:pPr>
            <w:r>
              <w:t>SOPNUMBE</w:t>
            </w:r>
          </w:p>
        </w:tc>
        <w:tc>
          <w:tcPr>
            <w:tcW w:w="1602" w:type="dxa"/>
          </w:tcPr>
          <w:p w14:paraId="594A6C02" w14:textId="77777777" w:rsidR="00E96182" w:rsidRDefault="00E96182" w:rsidP="003B60BF">
            <w:pPr>
              <w:pStyle w:val="ListParagraph"/>
              <w:ind w:left="0"/>
              <w:jc w:val="both"/>
            </w:pPr>
            <w:r>
              <w:t>Char</w:t>
            </w:r>
          </w:p>
        </w:tc>
        <w:tc>
          <w:tcPr>
            <w:tcW w:w="1344" w:type="dxa"/>
          </w:tcPr>
          <w:p w14:paraId="171E7261" w14:textId="77777777" w:rsidR="00E96182" w:rsidRDefault="00E96182" w:rsidP="003B60BF">
            <w:pPr>
              <w:pStyle w:val="ListParagraph"/>
              <w:ind w:left="0"/>
              <w:jc w:val="both"/>
            </w:pPr>
            <w:r>
              <w:t>21</w:t>
            </w:r>
          </w:p>
        </w:tc>
      </w:tr>
      <w:tr w:rsidR="00E96182" w14:paraId="6FEBEA04" w14:textId="77777777" w:rsidTr="003B60BF">
        <w:tc>
          <w:tcPr>
            <w:tcW w:w="2850" w:type="dxa"/>
          </w:tcPr>
          <w:p w14:paraId="5A0AB35A" w14:textId="0931F738" w:rsidR="00E96182" w:rsidRDefault="00E96182" w:rsidP="003B60BF">
            <w:pPr>
              <w:pStyle w:val="ListParagraph"/>
              <w:ind w:left="0"/>
            </w:pPr>
            <w:r>
              <w:t>Component Sequence</w:t>
            </w:r>
          </w:p>
        </w:tc>
        <w:tc>
          <w:tcPr>
            <w:tcW w:w="3080" w:type="dxa"/>
          </w:tcPr>
          <w:p w14:paraId="678F6420" w14:textId="2C19775A" w:rsidR="00E96182" w:rsidRDefault="00E96182" w:rsidP="003B60BF">
            <w:pPr>
              <w:pStyle w:val="ListParagraph"/>
              <w:ind w:left="0"/>
              <w:jc w:val="both"/>
            </w:pPr>
            <w:r>
              <w:t>CMPNTSEQ</w:t>
            </w:r>
          </w:p>
        </w:tc>
        <w:tc>
          <w:tcPr>
            <w:tcW w:w="1602" w:type="dxa"/>
          </w:tcPr>
          <w:p w14:paraId="03011711" w14:textId="053D37FA" w:rsidR="00E96182" w:rsidRDefault="00E96182" w:rsidP="003B60BF">
            <w:pPr>
              <w:pStyle w:val="ListParagraph"/>
              <w:ind w:left="0"/>
              <w:jc w:val="both"/>
            </w:pPr>
            <w:r>
              <w:t>Int</w:t>
            </w:r>
          </w:p>
        </w:tc>
        <w:tc>
          <w:tcPr>
            <w:tcW w:w="1344" w:type="dxa"/>
          </w:tcPr>
          <w:p w14:paraId="5BDE88D1" w14:textId="77777777" w:rsidR="00E96182" w:rsidRDefault="00E96182" w:rsidP="003B60BF">
            <w:pPr>
              <w:pStyle w:val="ListParagraph"/>
              <w:ind w:left="0"/>
              <w:jc w:val="both"/>
            </w:pPr>
          </w:p>
        </w:tc>
      </w:tr>
      <w:tr w:rsidR="00E96182" w14:paraId="4B41ED9C" w14:textId="77777777" w:rsidTr="003B60BF">
        <w:tc>
          <w:tcPr>
            <w:tcW w:w="2850" w:type="dxa"/>
          </w:tcPr>
          <w:p w14:paraId="44562170" w14:textId="06621FCC" w:rsidR="00E96182" w:rsidRDefault="00E96182" w:rsidP="003B60BF">
            <w:pPr>
              <w:pStyle w:val="ListParagraph"/>
              <w:ind w:left="0"/>
            </w:pPr>
            <w:r>
              <w:t>Line Item Sequence</w:t>
            </w:r>
          </w:p>
        </w:tc>
        <w:tc>
          <w:tcPr>
            <w:tcW w:w="3080" w:type="dxa"/>
          </w:tcPr>
          <w:p w14:paraId="374DA7FF" w14:textId="013701F3" w:rsidR="00E96182" w:rsidRDefault="00E96182" w:rsidP="003B60BF">
            <w:pPr>
              <w:pStyle w:val="ListParagraph"/>
              <w:ind w:left="0"/>
              <w:jc w:val="both"/>
            </w:pPr>
            <w:r>
              <w:t>LNITMSEQ</w:t>
            </w:r>
          </w:p>
        </w:tc>
        <w:tc>
          <w:tcPr>
            <w:tcW w:w="1602" w:type="dxa"/>
          </w:tcPr>
          <w:p w14:paraId="3932A11A" w14:textId="160C8FB5" w:rsidR="00E96182" w:rsidRDefault="00E96182" w:rsidP="003B60BF">
            <w:pPr>
              <w:pStyle w:val="ListParagraph"/>
              <w:ind w:left="0"/>
              <w:jc w:val="both"/>
            </w:pPr>
            <w:r>
              <w:t>Int</w:t>
            </w:r>
          </w:p>
        </w:tc>
        <w:tc>
          <w:tcPr>
            <w:tcW w:w="1344" w:type="dxa"/>
          </w:tcPr>
          <w:p w14:paraId="665B3683" w14:textId="77777777" w:rsidR="00E96182" w:rsidRDefault="00E96182" w:rsidP="003B60BF">
            <w:pPr>
              <w:pStyle w:val="ListParagraph"/>
              <w:ind w:left="0"/>
              <w:jc w:val="both"/>
            </w:pPr>
          </w:p>
        </w:tc>
      </w:tr>
      <w:tr w:rsidR="00E96182" w14:paraId="6C8967DC" w14:textId="77777777" w:rsidTr="003B60BF">
        <w:tc>
          <w:tcPr>
            <w:tcW w:w="2850" w:type="dxa"/>
          </w:tcPr>
          <w:p w14:paraId="0594CCB3" w14:textId="7AAE0FB0" w:rsidR="00E96182" w:rsidRDefault="00E96182" w:rsidP="003B60BF">
            <w:pPr>
              <w:pStyle w:val="ListParagraph"/>
              <w:ind w:left="0"/>
            </w:pPr>
            <w:r>
              <w:t>Item Number</w:t>
            </w:r>
          </w:p>
        </w:tc>
        <w:tc>
          <w:tcPr>
            <w:tcW w:w="3080" w:type="dxa"/>
          </w:tcPr>
          <w:p w14:paraId="387DB0E4" w14:textId="13424BB6" w:rsidR="00E96182" w:rsidRDefault="00E96182" w:rsidP="003B60BF">
            <w:pPr>
              <w:pStyle w:val="ListParagraph"/>
              <w:ind w:left="0"/>
              <w:jc w:val="both"/>
            </w:pPr>
            <w:r>
              <w:t>ITEMNMBR</w:t>
            </w:r>
          </w:p>
        </w:tc>
        <w:tc>
          <w:tcPr>
            <w:tcW w:w="1602" w:type="dxa"/>
          </w:tcPr>
          <w:p w14:paraId="48F7E7B4" w14:textId="557A3827" w:rsidR="00E96182" w:rsidRDefault="00E96182" w:rsidP="003B60BF">
            <w:pPr>
              <w:pStyle w:val="ListParagraph"/>
              <w:ind w:left="0"/>
              <w:jc w:val="both"/>
            </w:pPr>
            <w:r>
              <w:t>Char</w:t>
            </w:r>
          </w:p>
        </w:tc>
        <w:tc>
          <w:tcPr>
            <w:tcW w:w="1344" w:type="dxa"/>
          </w:tcPr>
          <w:p w14:paraId="6980CC2A" w14:textId="5BB670AD" w:rsidR="00E96182" w:rsidRDefault="00E96182" w:rsidP="003B60BF">
            <w:pPr>
              <w:pStyle w:val="ListParagraph"/>
              <w:ind w:left="0"/>
              <w:jc w:val="both"/>
            </w:pPr>
            <w:r>
              <w:t>31</w:t>
            </w:r>
          </w:p>
        </w:tc>
      </w:tr>
      <w:tr w:rsidR="00E96182" w14:paraId="280B8FEB" w14:textId="77777777" w:rsidTr="003B60BF">
        <w:tc>
          <w:tcPr>
            <w:tcW w:w="2850" w:type="dxa"/>
          </w:tcPr>
          <w:p w14:paraId="6CA7F0BA" w14:textId="762A1804" w:rsidR="00E96182" w:rsidRDefault="00E96182" w:rsidP="003B60BF">
            <w:pPr>
              <w:pStyle w:val="ListParagraph"/>
              <w:ind w:left="0"/>
            </w:pPr>
            <w:r>
              <w:t>Version Number</w:t>
            </w:r>
          </w:p>
        </w:tc>
        <w:tc>
          <w:tcPr>
            <w:tcW w:w="3080" w:type="dxa"/>
          </w:tcPr>
          <w:p w14:paraId="01CAEFB5" w14:textId="09C12DB1" w:rsidR="00E96182" w:rsidRDefault="00E96182" w:rsidP="003B60BF">
            <w:pPr>
              <w:pStyle w:val="ListParagraph"/>
              <w:ind w:left="0"/>
              <w:jc w:val="both"/>
            </w:pPr>
            <w:proofErr w:type="spellStart"/>
            <w:r>
              <w:t>VersionNumber</w:t>
            </w:r>
            <w:proofErr w:type="spellEnd"/>
          </w:p>
        </w:tc>
        <w:tc>
          <w:tcPr>
            <w:tcW w:w="1602" w:type="dxa"/>
          </w:tcPr>
          <w:p w14:paraId="615AA807" w14:textId="60ED4B04" w:rsidR="00E96182" w:rsidRDefault="00E96182" w:rsidP="003B60BF">
            <w:pPr>
              <w:pStyle w:val="ListParagraph"/>
              <w:ind w:left="0"/>
              <w:jc w:val="both"/>
            </w:pPr>
            <w:r>
              <w:t>Char</w:t>
            </w:r>
          </w:p>
        </w:tc>
        <w:tc>
          <w:tcPr>
            <w:tcW w:w="1344" w:type="dxa"/>
          </w:tcPr>
          <w:p w14:paraId="6DECF400" w14:textId="05ADB258" w:rsidR="00E96182" w:rsidRDefault="00E96182" w:rsidP="003B60BF">
            <w:pPr>
              <w:pStyle w:val="ListParagraph"/>
              <w:ind w:left="0"/>
              <w:jc w:val="both"/>
            </w:pPr>
            <w:r>
              <w:t>21</w:t>
            </w:r>
          </w:p>
        </w:tc>
      </w:tr>
      <w:tr w:rsidR="00E96182" w14:paraId="64C2454D" w14:textId="77777777" w:rsidTr="003B60BF">
        <w:tc>
          <w:tcPr>
            <w:tcW w:w="2850" w:type="dxa"/>
          </w:tcPr>
          <w:p w14:paraId="40647C03" w14:textId="48493367" w:rsidR="00E96182" w:rsidRDefault="00E96182" w:rsidP="003B60BF">
            <w:pPr>
              <w:pStyle w:val="ListParagraph"/>
              <w:ind w:left="0"/>
            </w:pPr>
            <w:r>
              <w:t>Requested Ship Date</w:t>
            </w:r>
          </w:p>
        </w:tc>
        <w:tc>
          <w:tcPr>
            <w:tcW w:w="3080" w:type="dxa"/>
          </w:tcPr>
          <w:p w14:paraId="69F656C1" w14:textId="2DA88753" w:rsidR="00E96182" w:rsidRDefault="00E96182" w:rsidP="003B60BF">
            <w:pPr>
              <w:pStyle w:val="ListParagraph"/>
              <w:ind w:left="0"/>
              <w:jc w:val="both"/>
            </w:pPr>
            <w:r>
              <w:t>REQSHIPDATE</w:t>
            </w:r>
          </w:p>
        </w:tc>
        <w:tc>
          <w:tcPr>
            <w:tcW w:w="1602" w:type="dxa"/>
          </w:tcPr>
          <w:p w14:paraId="2A6B17E3" w14:textId="1AD7003C" w:rsidR="00E96182" w:rsidRDefault="00E96182" w:rsidP="003B60BF">
            <w:pPr>
              <w:pStyle w:val="ListParagraph"/>
              <w:ind w:left="0"/>
              <w:jc w:val="both"/>
            </w:pPr>
            <w:proofErr w:type="spellStart"/>
            <w:r>
              <w:t>DateTime</w:t>
            </w:r>
            <w:proofErr w:type="spellEnd"/>
          </w:p>
        </w:tc>
        <w:tc>
          <w:tcPr>
            <w:tcW w:w="1344" w:type="dxa"/>
          </w:tcPr>
          <w:p w14:paraId="698016E9" w14:textId="77777777" w:rsidR="00E96182" w:rsidRDefault="00E96182" w:rsidP="003B60BF">
            <w:pPr>
              <w:pStyle w:val="ListParagraph"/>
              <w:ind w:left="0"/>
              <w:jc w:val="both"/>
            </w:pPr>
          </w:p>
        </w:tc>
      </w:tr>
      <w:tr w:rsidR="00E96182" w14:paraId="59C799D9" w14:textId="77777777" w:rsidTr="003B60BF">
        <w:tc>
          <w:tcPr>
            <w:tcW w:w="2850" w:type="dxa"/>
          </w:tcPr>
          <w:p w14:paraId="1A9EA2A5" w14:textId="3185D62F" w:rsidR="00E96182" w:rsidRDefault="00E96182" w:rsidP="003B60BF">
            <w:pPr>
              <w:pStyle w:val="ListParagraph"/>
              <w:ind w:left="0"/>
            </w:pPr>
            <w:r>
              <w:t>QTY</w:t>
            </w:r>
          </w:p>
        </w:tc>
        <w:tc>
          <w:tcPr>
            <w:tcW w:w="3080" w:type="dxa"/>
          </w:tcPr>
          <w:p w14:paraId="52D24864" w14:textId="7D601DD9" w:rsidR="00E96182" w:rsidRDefault="00E96182" w:rsidP="003B60BF">
            <w:pPr>
              <w:pStyle w:val="ListParagraph"/>
              <w:ind w:left="0"/>
              <w:jc w:val="both"/>
            </w:pPr>
            <w:r>
              <w:t>QUANTITY</w:t>
            </w:r>
          </w:p>
        </w:tc>
        <w:tc>
          <w:tcPr>
            <w:tcW w:w="1602" w:type="dxa"/>
          </w:tcPr>
          <w:p w14:paraId="683003DC" w14:textId="57702E77" w:rsidR="00E96182" w:rsidRDefault="00E96182" w:rsidP="003B60BF">
            <w:pPr>
              <w:pStyle w:val="ListParagraph"/>
              <w:ind w:left="0"/>
              <w:jc w:val="both"/>
            </w:pPr>
            <w:r>
              <w:t>Numeric</w:t>
            </w:r>
          </w:p>
        </w:tc>
        <w:tc>
          <w:tcPr>
            <w:tcW w:w="1344" w:type="dxa"/>
          </w:tcPr>
          <w:p w14:paraId="1510FF78" w14:textId="21DD6169" w:rsidR="00E96182" w:rsidRDefault="00E96182" w:rsidP="003B60BF">
            <w:pPr>
              <w:pStyle w:val="ListParagraph"/>
              <w:ind w:left="0"/>
              <w:jc w:val="both"/>
            </w:pPr>
            <w:r>
              <w:t>19, 5</w:t>
            </w:r>
          </w:p>
        </w:tc>
      </w:tr>
      <w:tr w:rsidR="00E96182" w14:paraId="490F67D2" w14:textId="77777777" w:rsidTr="003B60BF">
        <w:tc>
          <w:tcPr>
            <w:tcW w:w="2850" w:type="dxa"/>
          </w:tcPr>
          <w:p w14:paraId="34C80FF2" w14:textId="7F5D3616" w:rsidR="00E96182" w:rsidRDefault="00E96182" w:rsidP="003B60BF">
            <w:pPr>
              <w:pStyle w:val="ListParagraph"/>
              <w:ind w:left="0"/>
            </w:pPr>
            <w:r>
              <w:t>QTY Allocated</w:t>
            </w:r>
          </w:p>
        </w:tc>
        <w:tc>
          <w:tcPr>
            <w:tcW w:w="3080" w:type="dxa"/>
          </w:tcPr>
          <w:p w14:paraId="7A1886B6" w14:textId="2200000D" w:rsidR="00E96182" w:rsidRDefault="00E96182" w:rsidP="003B60BF">
            <w:pPr>
              <w:pStyle w:val="ListParagraph"/>
              <w:ind w:left="0"/>
              <w:jc w:val="both"/>
            </w:pPr>
            <w:r>
              <w:t>ATYALLOC</w:t>
            </w:r>
          </w:p>
        </w:tc>
        <w:tc>
          <w:tcPr>
            <w:tcW w:w="1602" w:type="dxa"/>
          </w:tcPr>
          <w:p w14:paraId="19F4DF1E" w14:textId="3D7A55A9" w:rsidR="00E96182" w:rsidRDefault="00E96182" w:rsidP="003B60BF">
            <w:pPr>
              <w:pStyle w:val="ListParagraph"/>
              <w:ind w:left="0"/>
              <w:jc w:val="both"/>
            </w:pPr>
            <w:r>
              <w:t>Numeric</w:t>
            </w:r>
          </w:p>
        </w:tc>
        <w:tc>
          <w:tcPr>
            <w:tcW w:w="1344" w:type="dxa"/>
          </w:tcPr>
          <w:p w14:paraId="6220440F" w14:textId="55E51D28" w:rsidR="00E96182" w:rsidRDefault="00E96182" w:rsidP="003B60BF">
            <w:pPr>
              <w:pStyle w:val="ListParagraph"/>
              <w:ind w:left="0"/>
              <w:jc w:val="both"/>
            </w:pPr>
            <w:r>
              <w:t>19, 5</w:t>
            </w:r>
          </w:p>
        </w:tc>
      </w:tr>
      <w:tr w:rsidR="00E96182" w14:paraId="0D747135" w14:textId="77777777" w:rsidTr="003B60BF">
        <w:tc>
          <w:tcPr>
            <w:tcW w:w="2850" w:type="dxa"/>
          </w:tcPr>
          <w:p w14:paraId="1C4B7983" w14:textId="5CF1CB5B" w:rsidR="00E96182" w:rsidRDefault="00E96182" w:rsidP="003B60BF">
            <w:pPr>
              <w:pStyle w:val="ListParagraph"/>
              <w:ind w:left="0"/>
            </w:pPr>
            <w:r>
              <w:t xml:space="preserve">QTY </w:t>
            </w:r>
            <w:proofErr w:type="spellStart"/>
            <w:r>
              <w:t>Prev</w:t>
            </w:r>
            <w:proofErr w:type="spellEnd"/>
            <w:r>
              <w:t xml:space="preserve"> Invoiced</w:t>
            </w:r>
          </w:p>
        </w:tc>
        <w:tc>
          <w:tcPr>
            <w:tcW w:w="3080" w:type="dxa"/>
          </w:tcPr>
          <w:p w14:paraId="1681504A" w14:textId="0051A166" w:rsidR="00E96182" w:rsidRDefault="00E96182" w:rsidP="003B60BF">
            <w:pPr>
              <w:pStyle w:val="ListParagraph"/>
              <w:ind w:left="0"/>
              <w:jc w:val="both"/>
            </w:pPr>
            <w:r>
              <w:t>QTYPRINV</w:t>
            </w:r>
          </w:p>
        </w:tc>
        <w:tc>
          <w:tcPr>
            <w:tcW w:w="1602" w:type="dxa"/>
          </w:tcPr>
          <w:p w14:paraId="79F1D51C" w14:textId="19350086" w:rsidR="00E96182" w:rsidRDefault="00E96182" w:rsidP="003B60BF">
            <w:pPr>
              <w:pStyle w:val="ListParagraph"/>
              <w:ind w:left="0"/>
              <w:jc w:val="both"/>
            </w:pPr>
            <w:r>
              <w:t>Numeric</w:t>
            </w:r>
          </w:p>
        </w:tc>
        <w:tc>
          <w:tcPr>
            <w:tcW w:w="1344" w:type="dxa"/>
          </w:tcPr>
          <w:p w14:paraId="4D899625" w14:textId="773C0DAA" w:rsidR="00E96182" w:rsidRDefault="00E96182" w:rsidP="003B60BF">
            <w:pPr>
              <w:pStyle w:val="ListParagraph"/>
              <w:ind w:left="0"/>
              <w:jc w:val="both"/>
            </w:pPr>
            <w:r>
              <w:t>19, 5</w:t>
            </w:r>
          </w:p>
        </w:tc>
      </w:tr>
      <w:tr w:rsidR="00E96182" w14:paraId="5D15237F" w14:textId="77777777" w:rsidTr="003B60BF">
        <w:tc>
          <w:tcPr>
            <w:tcW w:w="2850" w:type="dxa"/>
          </w:tcPr>
          <w:p w14:paraId="25E4162B" w14:textId="77777777" w:rsidR="00E96182" w:rsidRPr="00B74127" w:rsidRDefault="00E96182" w:rsidP="003B60BF">
            <w:pPr>
              <w:pStyle w:val="ListParagraph"/>
              <w:ind w:left="0"/>
            </w:pPr>
            <w:r>
              <w:t>Date Sent</w:t>
            </w:r>
          </w:p>
        </w:tc>
        <w:tc>
          <w:tcPr>
            <w:tcW w:w="3080" w:type="dxa"/>
          </w:tcPr>
          <w:p w14:paraId="3A334856" w14:textId="77777777" w:rsidR="00E96182" w:rsidRPr="00B74127" w:rsidRDefault="00E96182" w:rsidP="003B60BF">
            <w:pPr>
              <w:pStyle w:val="ListParagraph"/>
              <w:ind w:left="0"/>
              <w:jc w:val="both"/>
            </w:pPr>
            <w:r w:rsidRPr="00B74127">
              <w:t>DATESENT</w:t>
            </w:r>
          </w:p>
        </w:tc>
        <w:tc>
          <w:tcPr>
            <w:tcW w:w="1602" w:type="dxa"/>
          </w:tcPr>
          <w:p w14:paraId="5C6AE77A" w14:textId="77777777" w:rsidR="00E96182" w:rsidRDefault="00E96182" w:rsidP="003B60BF">
            <w:pPr>
              <w:pStyle w:val="ListParagraph"/>
              <w:ind w:left="0"/>
              <w:jc w:val="both"/>
            </w:pPr>
            <w:proofErr w:type="spellStart"/>
            <w:r>
              <w:t>DateTime</w:t>
            </w:r>
            <w:proofErr w:type="spellEnd"/>
          </w:p>
        </w:tc>
        <w:tc>
          <w:tcPr>
            <w:tcW w:w="1344" w:type="dxa"/>
          </w:tcPr>
          <w:p w14:paraId="0C3F242A" w14:textId="77777777" w:rsidR="00E96182" w:rsidRDefault="00E96182" w:rsidP="003B60BF">
            <w:pPr>
              <w:pStyle w:val="ListParagraph"/>
              <w:ind w:left="0"/>
              <w:jc w:val="both"/>
            </w:pPr>
          </w:p>
        </w:tc>
      </w:tr>
      <w:tr w:rsidR="00E96182" w14:paraId="19E7AF71" w14:textId="77777777" w:rsidTr="003B60BF">
        <w:tc>
          <w:tcPr>
            <w:tcW w:w="2850" w:type="dxa"/>
          </w:tcPr>
          <w:p w14:paraId="0EFFB3A7" w14:textId="77777777" w:rsidR="00E96182" w:rsidRDefault="00E96182" w:rsidP="003B60BF">
            <w:pPr>
              <w:pStyle w:val="ListParagraph"/>
              <w:ind w:left="0"/>
            </w:pPr>
            <w:r>
              <w:t>Time Sent</w:t>
            </w:r>
          </w:p>
        </w:tc>
        <w:tc>
          <w:tcPr>
            <w:tcW w:w="3080" w:type="dxa"/>
          </w:tcPr>
          <w:p w14:paraId="029BD275" w14:textId="77777777" w:rsidR="00E96182" w:rsidRPr="00B74127" w:rsidRDefault="00E96182" w:rsidP="003B60BF">
            <w:pPr>
              <w:pStyle w:val="ListParagraph"/>
              <w:ind w:left="0"/>
              <w:jc w:val="both"/>
            </w:pPr>
            <w:r>
              <w:t>TIMESENT</w:t>
            </w:r>
          </w:p>
        </w:tc>
        <w:tc>
          <w:tcPr>
            <w:tcW w:w="1602" w:type="dxa"/>
          </w:tcPr>
          <w:p w14:paraId="2EE57C3E" w14:textId="77777777" w:rsidR="00E96182" w:rsidRDefault="00E96182" w:rsidP="003B60BF">
            <w:pPr>
              <w:pStyle w:val="ListParagraph"/>
              <w:ind w:left="0"/>
              <w:jc w:val="both"/>
            </w:pPr>
            <w:r>
              <w:t>Datetime</w:t>
            </w:r>
          </w:p>
        </w:tc>
        <w:tc>
          <w:tcPr>
            <w:tcW w:w="1344" w:type="dxa"/>
          </w:tcPr>
          <w:p w14:paraId="34DC10AC" w14:textId="77777777" w:rsidR="00E96182" w:rsidRDefault="00E96182" w:rsidP="003B60BF">
            <w:pPr>
              <w:pStyle w:val="ListParagraph"/>
              <w:ind w:left="0"/>
              <w:jc w:val="both"/>
            </w:pPr>
          </w:p>
        </w:tc>
      </w:tr>
      <w:tr w:rsidR="00E96182" w14:paraId="135B94CF" w14:textId="77777777" w:rsidTr="003B60BF">
        <w:tc>
          <w:tcPr>
            <w:tcW w:w="2850" w:type="dxa"/>
          </w:tcPr>
          <w:p w14:paraId="68424C27" w14:textId="77777777" w:rsidR="00E96182" w:rsidRDefault="00E96182" w:rsidP="003B60BF">
            <w:pPr>
              <w:pStyle w:val="ListParagraph"/>
              <w:ind w:left="0"/>
            </w:pPr>
            <w:r>
              <w:t>Requested By</w:t>
            </w:r>
          </w:p>
        </w:tc>
        <w:tc>
          <w:tcPr>
            <w:tcW w:w="3080" w:type="dxa"/>
          </w:tcPr>
          <w:p w14:paraId="527066A8" w14:textId="77777777" w:rsidR="00E96182" w:rsidRPr="00B74127" w:rsidRDefault="00E96182" w:rsidP="003B60BF">
            <w:pPr>
              <w:pStyle w:val="ListParagraph"/>
              <w:ind w:left="0"/>
              <w:jc w:val="both"/>
            </w:pPr>
            <w:r>
              <w:t>REQSTDBY</w:t>
            </w:r>
          </w:p>
        </w:tc>
        <w:tc>
          <w:tcPr>
            <w:tcW w:w="1602" w:type="dxa"/>
          </w:tcPr>
          <w:p w14:paraId="3D1F29DA" w14:textId="77777777" w:rsidR="00E96182" w:rsidRDefault="00E96182" w:rsidP="003B60BF">
            <w:pPr>
              <w:pStyle w:val="ListParagraph"/>
              <w:ind w:left="0"/>
              <w:jc w:val="both"/>
            </w:pPr>
            <w:r>
              <w:t>Char</w:t>
            </w:r>
          </w:p>
        </w:tc>
        <w:tc>
          <w:tcPr>
            <w:tcW w:w="1344" w:type="dxa"/>
          </w:tcPr>
          <w:p w14:paraId="6F955C78" w14:textId="77777777" w:rsidR="00E96182" w:rsidRDefault="00E96182" w:rsidP="003B60BF">
            <w:pPr>
              <w:pStyle w:val="ListParagraph"/>
              <w:ind w:left="0"/>
              <w:jc w:val="both"/>
            </w:pPr>
            <w:r>
              <w:t>21</w:t>
            </w:r>
          </w:p>
        </w:tc>
      </w:tr>
    </w:tbl>
    <w:p w14:paraId="0244850D" w14:textId="59C99203" w:rsidR="00531EAF" w:rsidRDefault="00531EAF" w:rsidP="00F22FEA"/>
    <w:p w14:paraId="66E9F1B6" w14:textId="038637A9" w:rsidR="00981972" w:rsidRDefault="00981972" w:rsidP="00981972">
      <w:pPr>
        <w:pStyle w:val="ListParagraph"/>
        <w:rPr>
          <w:b/>
          <w:bCs/>
        </w:rPr>
      </w:pPr>
      <w:r>
        <w:t xml:space="preserve">Table Name: </w:t>
      </w:r>
      <w:r>
        <w:tab/>
      </w:r>
      <w:proofErr w:type="spellStart"/>
      <w:r w:rsidRPr="00981972">
        <w:rPr>
          <w:b/>
          <w:bCs/>
        </w:rPr>
        <w:t>BSP_Powerhouse_Item_Transfer</w:t>
      </w:r>
      <w:proofErr w:type="spellEnd"/>
    </w:p>
    <w:p w14:paraId="37EAB62C" w14:textId="3C3A0925" w:rsidR="00981972" w:rsidRPr="001A2C04" w:rsidRDefault="00981972" w:rsidP="00981972">
      <w:pPr>
        <w:pStyle w:val="ListParagraph"/>
      </w:pPr>
      <w:r>
        <w:t xml:space="preserve">Display Name: </w:t>
      </w:r>
      <w:r>
        <w:tab/>
      </w:r>
      <w:r w:rsidRPr="00981972">
        <w:rPr>
          <w:b/>
          <w:bCs/>
        </w:rPr>
        <w:t>BSP Powerhouse Item Transfer</w:t>
      </w:r>
    </w:p>
    <w:p w14:paraId="425B94C5" w14:textId="41853843" w:rsidR="00981972" w:rsidRDefault="00981972" w:rsidP="00981972">
      <w:pPr>
        <w:pStyle w:val="ListParagraph"/>
        <w:rPr>
          <w:b/>
          <w:bCs/>
        </w:rPr>
      </w:pPr>
      <w:r>
        <w:t>SQL ID:</w:t>
      </w:r>
      <w:r>
        <w:tab/>
      </w:r>
      <w:r>
        <w:tab/>
      </w:r>
      <w:proofErr w:type="spellStart"/>
      <w:r w:rsidRPr="00981972">
        <w:rPr>
          <w:b/>
          <w:bCs/>
        </w:rPr>
        <w:t>BSP_Powerhouse_Item</w:t>
      </w:r>
      <w:proofErr w:type="spellEnd"/>
    </w:p>
    <w:p w14:paraId="4E671ACA" w14:textId="011776B9" w:rsidR="00981972" w:rsidRPr="0066376A" w:rsidRDefault="00981972" w:rsidP="00981972">
      <w:pPr>
        <w:pStyle w:val="ListParagraph"/>
      </w:pPr>
      <w:r>
        <w:t>Description:</w:t>
      </w:r>
      <w:r>
        <w:tab/>
        <w:t>Contains the Inventory Item transfer information. Provides information on GP Inventory Items that were integrated to Powerhouse.</w:t>
      </w:r>
    </w:p>
    <w:p w14:paraId="647B8D53" w14:textId="77777777" w:rsidR="00981972" w:rsidRDefault="00981972" w:rsidP="00981972">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981972" w14:paraId="09A61589" w14:textId="77777777" w:rsidTr="00B908F9">
        <w:tc>
          <w:tcPr>
            <w:tcW w:w="3244" w:type="dxa"/>
            <w:shd w:val="clear" w:color="auto" w:fill="EDEDED" w:themeFill="accent3" w:themeFillTint="33"/>
          </w:tcPr>
          <w:p w14:paraId="72E9901A" w14:textId="77777777" w:rsidR="00981972" w:rsidRPr="00136E04" w:rsidRDefault="00981972" w:rsidP="00B908F9">
            <w:pPr>
              <w:pStyle w:val="ListParagraph"/>
              <w:ind w:left="0"/>
              <w:rPr>
                <w:b/>
              </w:rPr>
            </w:pPr>
            <w:r>
              <w:rPr>
                <w:b/>
              </w:rPr>
              <w:t>Display Name</w:t>
            </w:r>
          </w:p>
        </w:tc>
        <w:tc>
          <w:tcPr>
            <w:tcW w:w="3548" w:type="dxa"/>
            <w:shd w:val="clear" w:color="auto" w:fill="EDEDED" w:themeFill="accent3" w:themeFillTint="33"/>
          </w:tcPr>
          <w:p w14:paraId="054A2551" w14:textId="77777777" w:rsidR="00981972" w:rsidRPr="00136E04" w:rsidRDefault="00981972" w:rsidP="00B908F9">
            <w:pPr>
              <w:pStyle w:val="ListParagraph"/>
              <w:ind w:left="0"/>
              <w:rPr>
                <w:b/>
              </w:rPr>
            </w:pPr>
            <w:r>
              <w:rPr>
                <w:b/>
              </w:rPr>
              <w:t>SQL Field</w:t>
            </w:r>
          </w:p>
        </w:tc>
        <w:tc>
          <w:tcPr>
            <w:tcW w:w="1770" w:type="dxa"/>
            <w:shd w:val="clear" w:color="auto" w:fill="EDEDED" w:themeFill="accent3" w:themeFillTint="33"/>
          </w:tcPr>
          <w:p w14:paraId="08864F40" w14:textId="77777777" w:rsidR="00981972" w:rsidRPr="00136E04" w:rsidRDefault="00981972" w:rsidP="00B908F9">
            <w:pPr>
              <w:pStyle w:val="ListParagraph"/>
              <w:ind w:left="0"/>
              <w:rPr>
                <w:b/>
              </w:rPr>
            </w:pPr>
            <w:r>
              <w:rPr>
                <w:b/>
              </w:rPr>
              <w:t>Data Type</w:t>
            </w:r>
          </w:p>
        </w:tc>
        <w:tc>
          <w:tcPr>
            <w:tcW w:w="1508" w:type="dxa"/>
            <w:shd w:val="clear" w:color="auto" w:fill="EDEDED" w:themeFill="accent3" w:themeFillTint="33"/>
          </w:tcPr>
          <w:p w14:paraId="239AEDEB" w14:textId="77777777" w:rsidR="00981972" w:rsidRDefault="00981972" w:rsidP="00B908F9">
            <w:pPr>
              <w:pStyle w:val="ListParagraph"/>
              <w:ind w:left="0"/>
              <w:rPr>
                <w:b/>
              </w:rPr>
            </w:pPr>
            <w:r>
              <w:rPr>
                <w:b/>
              </w:rPr>
              <w:t>Length</w:t>
            </w:r>
          </w:p>
        </w:tc>
      </w:tr>
      <w:tr w:rsidR="00981972" w14:paraId="2BA48ED2" w14:textId="77777777" w:rsidTr="00B908F9">
        <w:tc>
          <w:tcPr>
            <w:tcW w:w="3244" w:type="dxa"/>
          </w:tcPr>
          <w:p w14:paraId="4394CEFC" w14:textId="41F8C104" w:rsidR="00981972" w:rsidRDefault="00981972" w:rsidP="00B908F9">
            <w:pPr>
              <w:pStyle w:val="ListParagraph"/>
              <w:ind w:left="0"/>
            </w:pPr>
            <w:r>
              <w:t>Item Number</w:t>
            </w:r>
          </w:p>
        </w:tc>
        <w:tc>
          <w:tcPr>
            <w:tcW w:w="3548" w:type="dxa"/>
          </w:tcPr>
          <w:p w14:paraId="3ED56573" w14:textId="3AF70AAB" w:rsidR="00981972" w:rsidRDefault="00981972" w:rsidP="00B908F9">
            <w:pPr>
              <w:pStyle w:val="ListParagraph"/>
              <w:ind w:left="0"/>
              <w:jc w:val="both"/>
            </w:pPr>
            <w:r>
              <w:t>ITEMNMBR</w:t>
            </w:r>
          </w:p>
        </w:tc>
        <w:tc>
          <w:tcPr>
            <w:tcW w:w="1770" w:type="dxa"/>
          </w:tcPr>
          <w:p w14:paraId="1BA1C6B2" w14:textId="20661EA3" w:rsidR="00981972" w:rsidRDefault="00981972" w:rsidP="00B908F9">
            <w:pPr>
              <w:pStyle w:val="ListParagraph"/>
              <w:ind w:left="0"/>
              <w:jc w:val="both"/>
            </w:pPr>
            <w:r>
              <w:t>Char</w:t>
            </w:r>
          </w:p>
        </w:tc>
        <w:tc>
          <w:tcPr>
            <w:tcW w:w="1508" w:type="dxa"/>
          </w:tcPr>
          <w:p w14:paraId="28504CF1" w14:textId="3457FC34" w:rsidR="00981972" w:rsidRDefault="00981972" w:rsidP="00B908F9">
            <w:pPr>
              <w:pStyle w:val="ListParagraph"/>
              <w:ind w:left="0"/>
              <w:jc w:val="both"/>
            </w:pPr>
            <w:r>
              <w:t>31</w:t>
            </w:r>
          </w:p>
        </w:tc>
      </w:tr>
      <w:tr w:rsidR="00981972" w14:paraId="5816EAE1" w14:textId="77777777" w:rsidTr="00B908F9">
        <w:tc>
          <w:tcPr>
            <w:tcW w:w="3244" w:type="dxa"/>
          </w:tcPr>
          <w:p w14:paraId="7BC8F17E" w14:textId="05AF242B" w:rsidR="00981972" w:rsidRDefault="00981972" w:rsidP="00B908F9">
            <w:pPr>
              <w:pStyle w:val="ListParagraph"/>
              <w:ind w:left="0"/>
            </w:pPr>
            <w:r>
              <w:t>Date Sent</w:t>
            </w:r>
          </w:p>
        </w:tc>
        <w:tc>
          <w:tcPr>
            <w:tcW w:w="3548" w:type="dxa"/>
          </w:tcPr>
          <w:p w14:paraId="66E56708" w14:textId="2B72FC14" w:rsidR="00981972" w:rsidRDefault="00981972" w:rsidP="00B908F9">
            <w:pPr>
              <w:pStyle w:val="ListParagraph"/>
              <w:ind w:left="0"/>
              <w:jc w:val="both"/>
            </w:pPr>
            <w:r>
              <w:t>DATESENT</w:t>
            </w:r>
          </w:p>
        </w:tc>
        <w:tc>
          <w:tcPr>
            <w:tcW w:w="1770" w:type="dxa"/>
          </w:tcPr>
          <w:p w14:paraId="09AE8C47" w14:textId="05CBFFEB" w:rsidR="00981972" w:rsidRDefault="00981972" w:rsidP="00B908F9">
            <w:pPr>
              <w:pStyle w:val="ListParagraph"/>
              <w:ind w:left="0"/>
              <w:jc w:val="both"/>
            </w:pPr>
            <w:proofErr w:type="spellStart"/>
            <w:r>
              <w:t>DateTime</w:t>
            </w:r>
            <w:proofErr w:type="spellEnd"/>
          </w:p>
        </w:tc>
        <w:tc>
          <w:tcPr>
            <w:tcW w:w="1508" w:type="dxa"/>
          </w:tcPr>
          <w:p w14:paraId="084848A1" w14:textId="77777777" w:rsidR="00981972" w:rsidRDefault="00981972" w:rsidP="00B908F9">
            <w:pPr>
              <w:pStyle w:val="ListParagraph"/>
              <w:ind w:left="0"/>
              <w:jc w:val="both"/>
            </w:pPr>
          </w:p>
        </w:tc>
      </w:tr>
      <w:tr w:rsidR="00981972" w14:paraId="21B6EE11" w14:textId="77777777" w:rsidTr="00B908F9">
        <w:tc>
          <w:tcPr>
            <w:tcW w:w="3244" w:type="dxa"/>
          </w:tcPr>
          <w:p w14:paraId="1E94B0A5" w14:textId="242C9BE2" w:rsidR="00981972" w:rsidRDefault="00981972" w:rsidP="00B908F9">
            <w:pPr>
              <w:pStyle w:val="ListParagraph"/>
              <w:ind w:left="0"/>
            </w:pPr>
            <w:r>
              <w:t>Time Sent</w:t>
            </w:r>
          </w:p>
        </w:tc>
        <w:tc>
          <w:tcPr>
            <w:tcW w:w="3548" w:type="dxa"/>
          </w:tcPr>
          <w:p w14:paraId="494977CB" w14:textId="63AE66C8" w:rsidR="00981972" w:rsidRDefault="00981972" w:rsidP="00B908F9">
            <w:pPr>
              <w:pStyle w:val="ListParagraph"/>
              <w:ind w:left="0"/>
              <w:jc w:val="both"/>
            </w:pPr>
            <w:r>
              <w:t>TIMESENT</w:t>
            </w:r>
          </w:p>
        </w:tc>
        <w:tc>
          <w:tcPr>
            <w:tcW w:w="1770" w:type="dxa"/>
          </w:tcPr>
          <w:p w14:paraId="22857606" w14:textId="44886AA2" w:rsidR="00981972" w:rsidRDefault="00981972" w:rsidP="00B908F9">
            <w:pPr>
              <w:pStyle w:val="ListParagraph"/>
              <w:ind w:left="0"/>
              <w:jc w:val="both"/>
            </w:pPr>
            <w:proofErr w:type="spellStart"/>
            <w:r>
              <w:t>DateTime</w:t>
            </w:r>
            <w:proofErr w:type="spellEnd"/>
          </w:p>
        </w:tc>
        <w:tc>
          <w:tcPr>
            <w:tcW w:w="1508" w:type="dxa"/>
          </w:tcPr>
          <w:p w14:paraId="750D7E65" w14:textId="77777777" w:rsidR="00981972" w:rsidRDefault="00981972" w:rsidP="00B908F9">
            <w:pPr>
              <w:pStyle w:val="ListParagraph"/>
              <w:ind w:left="0"/>
              <w:jc w:val="both"/>
            </w:pPr>
          </w:p>
        </w:tc>
      </w:tr>
      <w:tr w:rsidR="00981972" w14:paraId="21053BC8" w14:textId="77777777" w:rsidTr="00B908F9">
        <w:tc>
          <w:tcPr>
            <w:tcW w:w="3244" w:type="dxa"/>
          </w:tcPr>
          <w:p w14:paraId="461AAE31" w14:textId="4281A309" w:rsidR="00981972" w:rsidRDefault="00981972" w:rsidP="00B908F9">
            <w:pPr>
              <w:pStyle w:val="ListParagraph"/>
              <w:ind w:left="0"/>
            </w:pPr>
            <w:r>
              <w:t>Requested By</w:t>
            </w:r>
          </w:p>
        </w:tc>
        <w:tc>
          <w:tcPr>
            <w:tcW w:w="3548" w:type="dxa"/>
          </w:tcPr>
          <w:p w14:paraId="08997727" w14:textId="4834CA8F" w:rsidR="00981972" w:rsidRDefault="00981972" w:rsidP="00B908F9">
            <w:pPr>
              <w:pStyle w:val="ListParagraph"/>
              <w:ind w:left="0"/>
              <w:jc w:val="both"/>
            </w:pPr>
            <w:r>
              <w:t>REQSTDBY</w:t>
            </w:r>
          </w:p>
        </w:tc>
        <w:tc>
          <w:tcPr>
            <w:tcW w:w="1770" w:type="dxa"/>
          </w:tcPr>
          <w:p w14:paraId="027CD57C" w14:textId="43124AAE" w:rsidR="00981972" w:rsidRDefault="00981972" w:rsidP="00B908F9">
            <w:pPr>
              <w:pStyle w:val="ListParagraph"/>
              <w:ind w:left="0"/>
              <w:jc w:val="both"/>
            </w:pPr>
            <w:r>
              <w:t>Char</w:t>
            </w:r>
          </w:p>
        </w:tc>
        <w:tc>
          <w:tcPr>
            <w:tcW w:w="1508" w:type="dxa"/>
          </w:tcPr>
          <w:p w14:paraId="0A16A003" w14:textId="2130A272" w:rsidR="00981972" w:rsidRDefault="00981972" w:rsidP="00B908F9">
            <w:pPr>
              <w:pStyle w:val="ListParagraph"/>
              <w:ind w:left="0"/>
              <w:jc w:val="both"/>
            </w:pPr>
            <w:r>
              <w:t>21</w:t>
            </w:r>
          </w:p>
        </w:tc>
      </w:tr>
      <w:tr w:rsidR="00981972" w14:paraId="04E3B4F3" w14:textId="77777777" w:rsidTr="00B908F9">
        <w:tc>
          <w:tcPr>
            <w:tcW w:w="3244" w:type="dxa"/>
          </w:tcPr>
          <w:p w14:paraId="7F736989" w14:textId="49230242" w:rsidR="00981972" w:rsidRDefault="00981972" w:rsidP="00B908F9">
            <w:pPr>
              <w:pStyle w:val="ListParagraph"/>
              <w:ind w:left="0"/>
            </w:pPr>
            <w:r>
              <w:t>Error Message Text</w:t>
            </w:r>
          </w:p>
        </w:tc>
        <w:tc>
          <w:tcPr>
            <w:tcW w:w="3548" w:type="dxa"/>
          </w:tcPr>
          <w:p w14:paraId="09A49A05" w14:textId="6F56CE13" w:rsidR="00981972" w:rsidRDefault="00981972" w:rsidP="00B908F9">
            <w:pPr>
              <w:pStyle w:val="ListParagraph"/>
              <w:ind w:left="0"/>
              <w:jc w:val="both"/>
            </w:pPr>
            <w:r>
              <w:t>ERMSGTXT</w:t>
            </w:r>
          </w:p>
        </w:tc>
        <w:tc>
          <w:tcPr>
            <w:tcW w:w="1770" w:type="dxa"/>
          </w:tcPr>
          <w:p w14:paraId="0AB55F00" w14:textId="78CFAE26" w:rsidR="00981972" w:rsidRDefault="00981972" w:rsidP="00B908F9">
            <w:pPr>
              <w:pStyle w:val="ListParagraph"/>
              <w:ind w:left="0"/>
              <w:jc w:val="both"/>
            </w:pPr>
            <w:r>
              <w:t>Char</w:t>
            </w:r>
          </w:p>
        </w:tc>
        <w:tc>
          <w:tcPr>
            <w:tcW w:w="1508" w:type="dxa"/>
          </w:tcPr>
          <w:p w14:paraId="6B0A4AC7" w14:textId="4CDF8C73" w:rsidR="00981972" w:rsidRDefault="00981972" w:rsidP="00B908F9">
            <w:pPr>
              <w:pStyle w:val="ListParagraph"/>
              <w:ind w:left="0"/>
              <w:jc w:val="both"/>
            </w:pPr>
            <w:r>
              <w:t>255</w:t>
            </w:r>
          </w:p>
        </w:tc>
      </w:tr>
    </w:tbl>
    <w:p w14:paraId="24F36039" w14:textId="18F37001" w:rsidR="00981972" w:rsidRDefault="00981972" w:rsidP="00F22FEA"/>
    <w:p w14:paraId="3A5202A6" w14:textId="50989DB5" w:rsidR="003635F8" w:rsidRDefault="003635F8" w:rsidP="003635F8">
      <w:pPr>
        <w:pStyle w:val="ListParagraph"/>
        <w:rPr>
          <w:b/>
          <w:bCs/>
        </w:rPr>
      </w:pPr>
      <w:r>
        <w:t xml:space="preserve">Table Name: </w:t>
      </w:r>
      <w:r>
        <w:tab/>
      </w:r>
      <w:proofErr w:type="spellStart"/>
      <w:r w:rsidRPr="003635F8">
        <w:rPr>
          <w:b/>
          <w:bCs/>
        </w:rPr>
        <w:t>BSP_Powerhouse_Receiving_HDR</w:t>
      </w:r>
      <w:proofErr w:type="spellEnd"/>
    </w:p>
    <w:p w14:paraId="773C78DC" w14:textId="12BAE509" w:rsidR="003635F8" w:rsidRPr="001A2C04" w:rsidRDefault="003635F8" w:rsidP="003635F8">
      <w:pPr>
        <w:pStyle w:val="ListParagraph"/>
      </w:pPr>
      <w:r>
        <w:t xml:space="preserve">Display Name: </w:t>
      </w:r>
      <w:r>
        <w:tab/>
      </w:r>
      <w:r w:rsidRPr="003635F8">
        <w:rPr>
          <w:b/>
          <w:bCs/>
        </w:rPr>
        <w:t>BSP Powerhouse Receiving Header</w:t>
      </w:r>
    </w:p>
    <w:p w14:paraId="65F598F7" w14:textId="2AE3B47B" w:rsidR="003635F8" w:rsidRDefault="003635F8" w:rsidP="003635F8">
      <w:pPr>
        <w:pStyle w:val="ListParagraph"/>
        <w:rPr>
          <w:b/>
          <w:bCs/>
        </w:rPr>
      </w:pPr>
      <w:r>
        <w:t>SQL ID:</w:t>
      </w:r>
      <w:r>
        <w:tab/>
      </w:r>
      <w:r>
        <w:tab/>
      </w:r>
      <w:proofErr w:type="spellStart"/>
      <w:r w:rsidRPr="003635F8">
        <w:rPr>
          <w:b/>
          <w:bCs/>
        </w:rPr>
        <w:t>BSP_Powerhouse_RCV_HDR</w:t>
      </w:r>
      <w:proofErr w:type="spellEnd"/>
    </w:p>
    <w:p w14:paraId="19FA1E1D" w14:textId="447548C9" w:rsidR="003635F8" w:rsidRPr="0066376A" w:rsidRDefault="003635F8" w:rsidP="003635F8">
      <w:pPr>
        <w:pStyle w:val="ListParagraph"/>
      </w:pPr>
      <w:r>
        <w:t>Description:</w:t>
      </w:r>
      <w:r>
        <w:tab/>
        <w:t>Contains the container record transfer information. Provides the users with information regarding status of the container record transfer, date and time of transfer, as well as the error messages (if any).</w:t>
      </w:r>
    </w:p>
    <w:p w14:paraId="2B6204F8" w14:textId="77777777" w:rsidR="003635F8" w:rsidRDefault="003635F8" w:rsidP="003635F8">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3635F8" w14:paraId="42DD551D" w14:textId="77777777" w:rsidTr="00B908F9">
        <w:tc>
          <w:tcPr>
            <w:tcW w:w="3244" w:type="dxa"/>
            <w:shd w:val="clear" w:color="auto" w:fill="EDEDED" w:themeFill="accent3" w:themeFillTint="33"/>
          </w:tcPr>
          <w:p w14:paraId="6A656E0A" w14:textId="77777777" w:rsidR="003635F8" w:rsidRPr="00136E04" w:rsidRDefault="003635F8" w:rsidP="00B908F9">
            <w:pPr>
              <w:pStyle w:val="ListParagraph"/>
              <w:ind w:left="0"/>
              <w:rPr>
                <w:b/>
              </w:rPr>
            </w:pPr>
            <w:r>
              <w:rPr>
                <w:b/>
              </w:rPr>
              <w:t>Display Name</w:t>
            </w:r>
          </w:p>
        </w:tc>
        <w:tc>
          <w:tcPr>
            <w:tcW w:w="3548" w:type="dxa"/>
            <w:shd w:val="clear" w:color="auto" w:fill="EDEDED" w:themeFill="accent3" w:themeFillTint="33"/>
          </w:tcPr>
          <w:p w14:paraId="503B6E91" w14:textId="77777777" w:rsidR="003635F8" w:rsidRPr="00136E04" w:rsidRDefault="003635F8" w:rsidP="00B908F9">
            <w:pPr>
              <w:pStyle w:val="ListParagraph"/>
              <w:ind w:left="0"/>
              <w:rPr>
                <w:b/>
              </w:rPr>
            </w:pPr>
            <w:r>
              <w:rPr>
                <w:b/>
              </w:rPr>
              <w:t>SQL Field</w:t>
            </w:r>
          </w:p>
        </w:tc>
        <w:tc>
          <w:tcPr>
            <w:tcW w:w="1770" w:type="dxa"/>
            <w:shd w:val="clear" w:color="auto" w:fill="EDEDED" w:themeFill="accent3" w:themeFillTint="33"/>
          </w:tcPr>
          <w:p w14:paraId="130D90F6" w14:textId="77777777" w:rsidR="003635F8" w:rsidRPr="00136E04" w:rsidRDefault="003635F8" w:rsidP="00B908F9">
            <w:pPr>
              <w:pStyle w:val="ListParagraph"/>
              <w:ind w:left="0"/>
              <w:rPr>
                <w:b/>
              </w:rPr>
            </w:pPr>
            <w:r>
              <w:rPr>
                <w:b/>
              </w:rPr>
              <w:t>Data Type</w:t>
            </w:r>
          </w:p>
        </w:tc>
        <w:tc>
          <w:tcPr>
            <w:tcW w:w="1508" w:type="dxa"/>
            <w:shd w:val="clear" w:color="auto" w:fill="EDEDED" w:themeFill="accent3" w:themeFillTint="33"/>
          </w:tcPr>
          <w:p w14:paraId="0A7EF082" w14:textId="77777777" w:rsidR="003635F8" w:rsidRDefault="003635F8" w:rsidP="00B908F9">
            <w:pPr>
              <w:pStyle w:val="ListParagraph"/>
              <w:ind w:left="0"/>
              <w:rPr>
                <w:b/>
              </w:rPr>
            </w:pPr>
            <w:r>
              <w:rPr>
                <w:b/>
              </w:rPr>
              <w:t>Length</w:t>
            </w:r>
          </w:p>
        </w:tc>
      </w:tr>
      <w:tr w:rsidR="003635F8" w14:paraId="350F5DB2" w14:textId="77777777" w:rsidTr="00B908F9">
        <w:tc>
          <w:tcPr>
            <w:tcW w:w="3244" w:type="dxa"/>
          </w:tcPr>
          <w:p w14:paraId="4017019E" w14:textId="5138DBE4" w:rsidR="003635F8" w:rsidRDefault="003635F8" w:rsidP="00B908F9">
            <w:pPr>
              <w:pStyle w:val="ListParagraph"/>
              <w:ind w:left="0"/>
            </w:pPr>
            <w:r>
              <w:t>Container ID</w:t>
            </w:r>
          </w:p>
        </w:tc>
        <w:tc>
          <w:tcPr>
            <w:tcW w:w="3548" w:type="dxa"/>
          </w:tcPr>
          <w:p w14:paraId="4DA5DA32" w14:textId="75A517D3" w:rsidR="003635F8" w:rsidRDefault="003635F8" w:rsidP="00B908F9">
            <w:pPr>
              <w:pStyle w:val="ListParagraph"/>
              <w:ind w:left="0"/>
              <w:jc w:val="both"/>
            </w:pPr>
            <w:proofErr w:type="spellStart"/>
            <w:r>
              <w:t>BSPContainerID</w:t>
            </w:r>
            <w:proofErr w:type="spellEnd"/>
          </w:p>
        </w:tc>
        <w:tc>
          <w:tcPr>
            <w:tcW w:w="1770" w:type="dxa"/>
          </w:tcPr>
          <w:p w14:paraId="6EB09B29" w14:textId="77777777" w:rsidR="003635F8" w:rsidRDefault="003635F8" w:rsidP="00B908F9">
            <w:pPr>
              <w:pStyle w:val="ListParagraph"/>
              <w:ind w:left="0"/>
              <w:jc w:val="both"/>
            </w:pPr>
            <w:r>
              <w:t>Char</w:t>
            </w:r>
          </w:p>
        </w:tc>
        <w:tc>
          <w:tcPr>
            <w:tcW w:w="1508" w:type="dxa"/>
          </w:tcPr>
          <w:p w14:paraId="083D5C6C" w14:textId="77777777" w:rsidR="003635F8" w:rsidRDefault="003635F8" w:rsidP="00B908F9">
            <w:pPr>
              <w:pStyle w:val="ListParagraph"/>
              <w:ind w:left="0"/>
              <w:jc w:val="both"/>
            </w:pPr>
            <w:r>
              <w:t>31</w:t>
            </w:r>
          </w:p>
        </w:tc>
      </w:tr>
      <w:tr w:rsidR="003635F8" w14:paraId="0C2577EA" w14:textId="77777777" w:rsidTr="00B908F9">
        <w:tc>
          <w:tcPr>
            <w:tcW w:w="3244" w:type="dxa"/>
          </w:tcPr>
          <w:p w14:paraId="3C4AC0A8" w14:textId="77777777" w:rsidR="003635F8" w:rsidRDefault="003635F8" w:rsidP="00B908F9">
            <w:pPr>
              <w:pStyle w:val="ListParagraph"/>
              <w:ind w:left="0"/>
            </w:pPr>
            <w:r>
              <w:t>Date Sent</w:t>
            </w:r>
          </w:p>
        </w:tc>
        <w:tc>
          <w:tcPr>
            <w:tcW w:w="3548" w:type="dxa"/>
          </w:tcPr>
          <w:p w14:paraId="1ACDAFF2" w14:textId="77777777" w:rsidR="003635F8" w:rsidRDefault="003635F8" w:rsidP="00B908F9">
            <w:pPr>
              <w:pStyle w:val="ListParagraph"/>
              <w:ind w:left="0"/>
              <w:jc w:val="both"/>
            </w:pPr>
            <w:r>
              <w:t>DATESENT</w:t>
            </w:r>
          </w:p>
        </w:tc>
        <w:tc>
          <w:tcPr>
            <w:tcW w:w="1770" w:type="dxa"/>
          </w:tcPr>
          <w:p w14:paraId="5FE39241" w14:textId="77777777" w:rsidR="003635F8" w:rsidRDefault="003635F8" w:rsidP="00B908F9">
            <w:pPr>
              <w:pStyle w:val="ListParagraph"/>
              <w:ind w:left="0"/>
              <w:jc w:val="both"/>
            </w:pPr>
            <w:proofErr w:type="spellStart"/>
            <w:r>
              <w:t>DateTime</w:t>
            </w:r>
            <w:proofErr w:type="spellEnd"/>
          </w:p>
        </w:tc>
        <w:tc>
          <w:tcPr>
            <w:tcW w:w="1508" w:type="dxa"/>
          </w:tcPr>
          <w:p w14:paraId="386EC26C" w14:textId="77777777" w:rsidR="003635F8" w:rsidRDefault="003635F8" w:rsidP="00B908F9">
            <w:pPr>
              <w:pStyle w:val="ListParagraph"/>
              <w:ind w:left="0"/>
              <w:jc w:val="both"/>
            </w:pPr>
          </w:p>
        </w:tc>
      </w:tr>
      <w:tr w:rsidR="003635F8" w14:paraId="6EBD5088" w14:textId="77777777" w:rsidTr="00B908F9">
        <w:tc>
          <w:tcPr>
            <w:tcW w:w="3244" w:type="dxa"/>
          </w:tcPr>
          <w:p w14:paraId="1475F4D9" w14:textId="77777777" w:rsidR="003635F8" w:rsidRDefault="003635F8" w:rsidP="00B908F9">
            <w:pPr>
              <w:pStyle w:val="ListParagraph"/>
              <w:ind w:left="0"/>
            </w:pPr>
            <w:r>
              <w:t>Time Sent</w:t>
            </w:r>
          </w:p>
        </w:tc>
        <w:tc>
          <w:tcPr>
            <w:tcW w:w="3548" w:type="dxa"/>
          </w:tcPr>
          <w:p w14:paraId="0C3EDC16" w14:textId="77777777" w:rsidR="003635F8" w:rsidRDefault="003635F8" w:rsidP="00B908F9">
            <w:pPr>
              <w:pStyle w:val="ListParagraph"/>
              <w:ind w:left="0"/>
              <w:jc w:val="both"/>
            </w:pPr>
            <w:r>
              <w:t>TIMESENT</w:t>
            </w:r>
          </w:p>
        </w:tc>
        <w:tc>
          <w:tcPr>
            <w:tcW w:w="1770" w:type="dxa"/>
          </w:tcPr>
          <w:p w14:paraId="628DF4C2" w14:textId="77777777" w:rsidR="003635F8" w:rsidRDefault="003635F8" w:rsidP="00B908F9">
            <w:pPr>
              <w:pStyle w:val="ListParagraph"/>
              <w:ind w:left="0"/>
              <w:jc w:val="both"/>
            </w:pPr>
            <w:proofErr w:type="spellStart"/>
            <w:r>
              <w:t>DateTime</w:t>
            </w:r>
            <w:proofErr w:type="spellEnd"/>
          </w:p>
        </w:tc>
        <w:tc>
          <w:tcPr>
            <w:tcW w:w="1508" w:type="dxa"/>
          </w:tcPr>
          <w:p w14:paraId="7AF39C3A" w14:textId="77777777" w:rsidR="003635F8" w:rsidRDefault="003635F8" w:rsidP="00B908F9">
            <w:pPr>
              <w:pStyle w:val="ListParagraph"/>
              <w:ind w:left="0"/>
              <w:jc w:val="both"/>
            </w:pPr>
          </w:p>
        </w:tc>
      </w:tr>
      <w:tr w:rsidR="003635F8" w14:paraId="0309DA2E" w14:textId="77777777" w:rsidTr="00B908F9">
        <w:tc>
          <w:tcPr>
            <w:tcW w:w="3244" w:type="dxa"/>
          </w:tcPr>
          <w:p w14:paraId="6FC76E29" w14:textId="77777777" w:rsidR="003635F8" w:rsidRDefault="003635F8" w:rsidP="00B908F9">
            <w:pPr>
              <w:pStyle w:val="ListParagraph"/>
              <w:ind w:left="0"/>
            </w:pPr>
            <w:r>
              <w:lastRenderedPageBreak/>
              <w:t>Requested By</w:t>
            </w:r>
          </w:p>
        </w:tc>
        <w:tc>
          <w:tcPr>
            <w:tcW w:w="3548" w:type="dxa"/>
          </w:tcPr>
          <w:p w14:paraId="50DA055E" w14:textId="77777777" w:rsidR="003635F8" w:rsidRDefault="003635F8" w:rsidP="00B908F9">
            <w:pPr>
              <w:pStyle w:val="ListParagraph"/>
              <w:ind w:left="0"/>
              <w:jc w:val="both"/>
            </w:pPr>
            <w:r>
              <w:t>REQSTDBY</w:t>
            </w:r>
          </w:p>
        </w:tc>
        <w:tc>
          <w:tcPr>
            <w:tcW w:w="1770" w:type="dxa"/>
          </w:tcPr>
          <w:p w14:paraId="570CC555" w14:textId="77777777" w:rsidR="003635F8" w:rsidRDefault="003635F8" w:rsidP="00B908F9">
            <w:pPr>
              <w:pStyle w:val="ListParagraph"/>
              <w:ind w:left="0"/>
              <w:jc w:val="both"/>
            </w:pPr>
            <w:r>
              <w:t>Char</w:t>
            </w:r>
          </w:p>
        </w:tc>
        <w:tc>
          <w:tcPr>
            <w:tcW w:w="1508" w:type="dxa"/>
          </w:tcPr>
          <w:p w14:paraId="1FFB3415" w14:textId="77777777" w:rsidR="003635F8" w:rsidRDefault="003635F8" w:rsidP="00B908F9">
            <w:pPr>
              <w:pStyle w:val="ListParagraph"/>
              <w:ind w:left="0"/>
              <w:jc w:val="both"/>
            </w:pPr>
            <w:r>
              <w:t>21</w:t>
            </w:r>
          </w:p>
        </w:tc>
      </w:tr>
      <w:tr w:rsidR="003635F8" w14:paraId="31083F22" w14:textId="77777777" w:rsidTr="00B908F9">
        <w:tc>
          <w:tcPr>
            <w:tcW w:w="3244" w:type="dxa"/>
          </w:tcPr>
          <w:p w14:paraId="2C03D44E" w14:textId="77777777" w:rsidR="003635F8" w:rsidRDefault="003635F8" w:rsidP="00B908F9">
            <w:pPr>
              <w:pStyle w:val="ListParagraph"/>
              <w:ind w:left="0"/>
            </w:pPr>
            <w:r>
              <w:t>Error Message Text</w:t>
            </w:r>
          </w:p>
        </w:tc>
        <w:tc>
          <w:tcPr>
            <w:tcW w:w="3548" w:type="dxa"/>
          </w:tcPr>
          <w:p w14:paraId="29F473A8" w14:textId="77777777" w:rsidR="003635F8" w:rsidRDefault="003635F8" w:rsidP="00B908F9">
            <w:pPr>
              <w:pStyle w:val="ListParagraph"/>
              <w:ind w:left="0"/>
              <w:jc w:val="both"/>
            </w:pPr>
            <w:r>
              <w:t>ERMSGTXT</w:t>
            </w:r>
          </w:p>
        </w:tc>
        <w:tc>
          <w:tcPr>
            <w:tcW w:w="1770" w:type="dxa"/>
          </w:tcPr>
          <w:p w14:paraId="2205AACE" w14:textId="77777777" w:rsidR="003635F8" w:rsidRDefault="003635F8" w:rsidP="00B908F9">
            <w:pPr>
              <w:pStyle w:val="ListParagraph"/>
              <w:ind w:left="0"/>
              <w:jc w:val="both"/>
            </w:pPr>
            <w:r>
              <w:t>Char</w:t>
            </w:r>
          </w:p>
        </w:tc>
        <w:tc>
          <w:tcPr>
            <w:tcW w:w="1508" w:type="dxa"/>
          </w:tcPr>
          <w:p w14:paraId="4E767235" w14:textId="77777777" w:rsidR="003635F8" w:rsidRDefault="003635F8" w:rsidP="00B908F9">
            <w:pPr>
              <w:pStyle w:val="ListParagraph"/>
              <w:ind w:left="0"/>
              <w:jc w:val="both"/>
            </w:pPr>
            <w:r>
              <w:t>255</w:t>
            </w:r>
          </w:p>
        </w:tc>
      </w:tr>
      <w:tr w:rsidR="003635F8" w14:paraId="0DA0D3E6" w14:textId="77777777" w:rsidTr="00B908F9">
        <w:tc>
          <w:tcPr>
            <w:tcW w:w="3244" w:type="dxa"/>
          </w:tcPr>
          <w:p w14:paraId="78E22A9E" w14:textId="59BF1C34" w:rsidR="003635F8" w:rsidRDefault="003635F8" w:rsidP="00B908F9">
            <w:pPr>
              <w:pStyle w:val="ListParagraph"/>
              <w:ind w:left="0"/>
            </w:pPr>
            <w:r>
              <w:t>Status Code</w:t>
            </w:r>
          </w:p>
        </w:tc>
        <w:tc>
          <w:tcPr>
            <w:tcW w:w="3548" w:type="dxa"/>
          </w:tcPr>
          <w:p w14:paraId="1789F7EC" w14:textId="1E342A08" w:rsidR="003635F8" w:rsidRDefault="003635F8" w:rsidP="00B908F9">
            <w:pPr>
              <w:pStyle w:val="ListParagraph"/>
              <w:ind w:left="0"/>
              <w:jc w:val="both"/>
            </w:pPr>
            <w:r>
              <w:t>STATUSCD</w:t>
            </w:r>
          </w:p>
        </w:tc>
        <w:tc>
          <w:tcPr>
            <w:tcW w:w="1770" w:type="dxa"/>
          </w:tcPr>
          <w:p w14:paraId="22F8CA6A" w14:textId="63F5E909" w:rsidR="003635F8" w:rsidRDefault="003635F8" w:rsidP="00B908F9">
            <w:pPr>
              <w:pStyle w:val="ListParagraph"/>
              <w:ind w:left="0"/>
              <w:jc w:val="both"/>
            </w:pPr>
            <w:r>
              <w:t>Char</w:t>
            </w:r>
          </w:p>
        </w:tc>
        <w:tc>
          <w:tcPr>
            <w:tcW w:w="1508" w:type="dxa"/>
          </w:tcPr>
          <w:p w14:paraId="3D7A0865" w14:textId="6B435793" w:rsidR="003635F8" w:rsidRDefault="003635F8" w:rsidP="00B908F9">
            <w:pPr>
              <w:pStyle w:val="ListParagraph"/>
              <w:ind w:left="0"/>
              <w:jc w:val="both"/>
            </w:pPr>
            <w:r>
              <w:t>15</w:t>
            </w:r>
          </w:p>
        </w:tc>
      </w:tr>
    </w:tbl>
    <w:p w14:paraId="4E1C9A23" w14:textId="76B604D5" w:rsidR="003635F8" w:rsidRDefault="003635F8" w:rsidP="00F22FEA"/>
    <w:p w14:paraId="33EC4EA4" w14:textId="12423541" w:rsidR="00A25881" w:rsidRDefault="00A25881" w:rsidP="00A25881">
      <w:pPr>
        <w:pStyle w:val="ListParagraph"/>
        <w:rPr>
          <w:b/>
          <w:bCs/>
        </w:rPr>
      </w:pPr>
      <w:r>
        <w:t xml:space="preserve">Table Name: </w:t>
      </w:r>
      <w:r>
        <w:tab/>
      </w:r>
      <w:proofErr w:type="spellStart"/>
      <w:r w:rsidRPr="00A25881">
        <w:rPr>
          <w:b/>
          <w:bCs/>
        </w:rPr>
        <w:t>BSP_Powerhouse_Receiving_LINE</w:t>
      </w:r>
      <w:proofErr w:type="spellEnd"/>
    </w:p>
    <w:p w14:paraId="0B91B1AA" w14:textId="732E500A" w:rsidR="00A25881" w:rsidRPr="001A2C04" w:rsidRDefault="00A25881" w:rsidP="00A25881">
      <w:pPr>
        <w:pStyle w:val="ListParagraph"/>
      </w:pPr>
      <w:r>
        <w:t xml:space="preserve">Display Name: </w:t>
      </w:r>
      <w:r>
        <w:tab/>
      </w:r>
      <w:r w:rsidRPr="00A25881">
        <w:rPr>
          <w:b/>
          <w:bCs/>
        </w:rPr>
        <w:t>BSP Powerhouse Receiving Transfer Line</w:t>
      </w:r>
    </w:p>
    <w:p w14:paraId="0CBFE1B4" w14:textId="77777777" w:rsidR="00A25881" w:rsidRDefault="00A25881" w:rsidP="00A25881">
      <w:pPr>
        <w:pStyle w:val="ListParagraph"/>
        <w:rPr>
          <w:b/>
          <w:bCs/>
        </w:rPr>
      </w:pPr>
      <w:r>
        <w:t>SQL ID:</w:t>
      </w:r>
      <w:r>
        <w:tab/>
      </w:r>
      <w:r>
        <w:tab/>
      </w:r>
      <w:proofErr w:type="spellStart"/>
      <w:r w:rsidRPr="00A25881">
        <w:rPr>
          <w:b/>
          <w:bCs/>
        </w:rPr>
        <w:t>BSP_Powerhouse_RCV_LINE</w:t>
      </w:r>
      <w:proofErr w:type="spellEnd"/>
    </w:p>
    <w:p w14:paraId="5531F2CC" w14:textId="6AA02097" w:rsidR="00A25881" w:rsidRPr="0066376A" w:rsidRDefault="00A25881" w:rsidP="00A25881">
      <w:pPr>
        <w:pStyle w:val="ListParagraph"/>
      </w:pPr>
      <w:r>
        <w:t>Description:</w:t>
      </w:r>
      <w:r>
        <w:tab/>
        <w:t>Contains the Receipt Numbers that were included in the Container. It also contains Vendor information.</w:t>
      </w:r>
    </w:p>
    <w:p w14:paraId="783C64A2" w14:textId="77777777" w:rsidR="00A25881" w:rsidRDefault="00A25881" w:rsidP="00A25881">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A25881" w14:paraId="0F63D50A" w14:textId="77777777" w:rsidTr="00B908F9">
        <w:tc>
          <w:tcPr>
            <w:tcW w:w="3244" w:type="dxa"/>
            <w:shd w:val="clear" w:color="auto" w:fill="EDEDED" w:themeFill="accent3" w:themeFillTint="33"/>
          </w:tcPr>
          <w:p w14:paraId="3FED839A" w14:textId="77777777" w:rsidR="00A25881" w:rsidRPr="00136E04" w:rsidRDefault="00A25881" w:rsidP="00B908F9">
            <w:pPr>
              <w:pStyle w:val="ListParagraph"/>
              <w:ind w:left="0"/>
              <w:rPr>
                <w:b/>
              </w:rPr>
            </w:pPr>
            <w:r>
              <w:rPr>
                <w:b/>
              </w:rPr>
              <w:t>Display Name</w:t>
            </w:r>
          </w:p>
        </w:tc>
        <w:tc>
          <w:tcPr>
            <w:tcW w:w="3548" w:type="dxa"/>
            <w:shd w:val="clear" w:color="auto" w:fill="EDEDED" w:themeFill="accent3" w:themeFillTint="33"/>
          </w:tcPr>
          <w:p w14:paraId="15DE8264" w14:textId="77777777" w:rsidR="00A25881" w:rsidRPr="00136E04" w:rsidRDefault="00A25881" w:rsidP="00B908F9">
            <w:pPr>
              <w:pStyle w:val="ListParagraph"/>
              <w:ind w:left="0"/>
              <w:rPr>
                <w:b/>
              </w:rPr>
            </w:pPr>
            <w:r>
              <w:rPr>
                <w:b/>
              </w:rPr>
              <w:t>SQL Field</w:t>
            </w:r>
          </w:p>
        </w:tc>
        <w:tc>
          <w:tcPr>
            <w:tcW w:w="1770" w:type="dxa"/>
            <w:shd w:val="clear" w:color="auto" w:fill="EDEDED" w:themeFill="accent3" w:themeFillTint="33"/>
          </w:tcPr>
          <w:p w14:paraId="143CE8D5" w14:textId="77777777" w:rsidR="00A25881" w:rsidRPr="00136E04" w:rsidRDefault="00A25881" w:rsidP="00B908F9">
            <w:pPr>
              <w:pStyle w:val="ListParagraph"/>
              <w:ind w:left="0"/>
              <w:rPr>
                <w:b/>
              </w:rPr>
            </w:pPr>
            <w:r>
              <w:rPr>
                <w:b/>
              </w:rPr>
              <w:t>Data Type</w:t>
            </w:r>
          </w:p>
        </w:tc>
        <w:tc>
          <w:tcPr>
            <w:tcW w:w="1508" w:type="dxa"/>
            <w:shd w:val="clear" w:color="auto" w:fill="EDEDED" w:themeFill="accent3" w:themeFillTint="33"/>
          </w:tcPr>
          <w:p w14:paraId="7FBCF72F" w14:textId="77777777" w:rsidR="00A25881" w:rsidRDefault="00A25881" w:rsidP="00B908F9">
            <w:pPr>
              <w:pStyle w:val="ListParagraph"/>
              <w:ind w:left="0"/>
              <w:rPr>
                <w:b/>
              </w:rPr>
            </w:pPr>
            <w:r>
              <w:rPr>
                <w:b/>
              </w:rPr>
              <w:t>Length</w:t>
            </w:r>
          </w:p>
        </w:tc>
      </w:tr>
      <w:tr w:rsidR="00A25881" w14:paraId="644A254D" w14:textId="77777777" w:rsidTr="00B908F9">
        <w:tc>
          <w:tcPr>
            <w:tcW w:w="3244" w:type="dxa"/>
          </w:tcPr>
          <w:p w14:paraId="03F0A9FE" w14:textId="77777777" w:rsidR="00A25881" w:rsidRDefault="00A25881" w:rsidP="00B908F9">
            <w:pPr>
              <w:pStyle w:val="ListParagraph"/>
              <w:ind w:left="0"/>
            </w:pPr>
            <w:r>
              <w:t>Container ID</w:t>
            </w:r>
          </w:p>
        </w:tc>
        <w:tc>
          <w:tcPr>
            <w:tcW w:w="3548" w:type="dxa"/>
          </w:tcPr>
          <w:p w14:paraId="42B62215" w14:textId="77777777" w:rsidR="00A25881" w:rsidRDefault="00A25881" w:rsidP="00B908F9">
            <w:pPr>
              <w:pStyle w:val="ListParagraph"/>
              <w:ind w:left="0"/>
              <w:jc w:val="both"/>
            </w:pPr>
            <w:proofErr w:type="spellStart"/>
            <w:r>
              <w:t>BSPContainerID</w:t>
            </w:r>
            <w:proofErr w:type="spellEnd"/>
          </w:p>
        </w:tc>
        <w:tc>
          <w:tcPr>
            <w:tcW w:w="1770" w:type="dxa"/>
          </w:tcPr>
          <w:p w14:paraId="60464AEE" w14:textId="77777777" w:rsidR="00A25881" w:rsidRDefault="00A25881" w:rsidP="00B908F9">
            <w:pPr>
              <w:pStyle w:val="ListParagraph"/>
              <w:ind w:left="0"/>
              <w:jc w:val="both"/>
            </w:pPr>
            <w:r>
              <w:t>Char</w:t>
            </w:r>
          </w:p>
        </w:tc>
        <w:tc>
          <w:tcPr>
            <w:tcW w:w="1508" w:type="dxa"/>
          </w:tcPr>
          <w:p w14:paraId="03B57B5C" w14:textId="77777777" w:rsidR="00A25881" w:rsidRDefault="00A25881" w:rsidP="00B908F9">
            <w:pPr>
              <w:pStyle w:val="ListParagraph"/>
              <w:ind w:left="0"/>
              <w:jc w:val="both"/>
            </w:pPr>
            <w:r>
              <w:t>31</w:t>
            </w:r>
          </w:p>
        </w:tc>
      </w:tr>
      <w:tr w:rsidR="00A25881" w14:paraId="15E27AAB" w14:textId="77777777" w:rsidTr="00B908F9">
        <w:tc>
          <w:tcPr>
            <w:tcW w:w="3244" w:type="dxa"/>
          </w:tcPr>
          <w:p w14:paraId="65D822F1" w14:textId="2C8B2188" w:rsidR="00A25881" w:rsidRDefault="00A25881" w:rsidP="00B908F9">
            <w:pPr>
              <w:pStyle w:val="ListParagraph"/>
              <w:ind w:left="0"/>
            </w:pPr>
            <w:r>
              <w:t>POP Receipt Number</w:t>
            </w:r>
          </w:p>
        </w:tc>
        <w:tc>
          <w:tcPr>
            <w:tcW w:w="3548" w:type="dxa"/>
          </w:tcPr>
          <w:p w14:paraId="2FC15463" w14:textId="5C59DC4C" w:rsidR="00A25881" w:rsidRDefault="00A25881" w:rsidP="00B908F9">
            <w:pPr>
              <w:pStyle w:val="ListParagraph"/>
              <w:ind w:left="0"/>
              <w:jc w:val="both"/>
            </w:pPr>
            <w:r>
              <w:t>POPRCTNM</w:t>
            </w:r>
          </w:p>
        </w:tc>
        <w:tc>
          <w:tcPr>
            <w:tcW w:w="1770" w:type="dxa"/>
          </w:tcPr>
          <w:p w14:paraId="26CF35D4" w14:textId="471DD002" w:rsidR="00A25881" w:rsidRDefault="00A25881" w:rsidP="00B908F9">
            <w:pPr>
              <w:pStyle w:val="ListParagraph"/>
              <w:ind w:left="0"/>
              <w:jc w:val="both"/>
            </w:pPr>
            <w:r>
              <w:t>Char</w:t>
            </w:r>
          </w:p>
        </w:tc>
        <w:tc>
          <w:tcPr>
            <w:tcW w:w="1508" w:type="dxa"/>
          </w:tcPr>
          <w:p w14:paraId="7650D403" w14:textId="6AB6B3A8" w:rsidR="00A25881" w:rsidRDefault="00A25881" w:rsidP="00B908F9">
            <w:pPr>
              <w:pStyle w:val="ListParagraph"/>
              <w:ind w:left="0"/>
              <w:jc w:val="both"/>
            </w:pPr>
            <w:r>
              <w:t>17</w:t>
            </w:r>
          </w:p>
        </w:tc>
      </w:tr>
      <w:tr w:rsidR="00A25881" w14:paraId="36DE2FB3" w14:textId="77777777" w:rsidTr="00B908F9">
        <w:tc>
          <w:tcPr>
            <w:tcW w:w="3244" w:type="dxa"/>
          </w:tcPr>
          <w:p w14:paraId="7F92A16E" w14:textId="4398B2AD" w:rsidR="00A25881" w:rsidRDefault="00A25881" w:rsidP="00B908F9">
            <w:pPr>
              <w:pStyle w:val="ListParagraph"/>
              <w:ind w:left="0"/>
            </w:pPr>
            <w:r>
              <w:t>Vendor ID</w:t>
            </w:r>
          </w:p>
        </w:tc>
        <w:tc>
          <w:tcPr>
            <w:tcW w:w="3548" w:type="dxa"/>
          </w:tcPr>
          <w:p w14:paraId="374803A7" w14:textId="12BB1BD7" w:rsidR="00A25881" w:rsidRDefault="00A25881" w:rsidP="00B908F9">
            <w:pPr>
              <w:pStyle w:val="ListParagraph"/>
              <w:ind w:left="0"/>
              <w:jc w:val="both"/>
            </w:pPr>
            <w:r>
              <w:t>VENDORID</w:t>
            </w:r>
          </w:p>
        </w:tc>
        <w:tc>
          <w:tcPr>
            <w:tcW w:w="1770" w:type="dxa"/>
          </w:tcPr>
          <w:p w14:paraId="60C0FFE6" w14:textId="70CC964C" w:rsidR="00A25881" w:rsidRDefault="00A25881" w:rsidP="00B908F9">
            <w:pPr>
              <w:pStyle w:val="ListParagraph"/>
              <w:ind w:left="0"/>
              <w:jc w:val="both"/>
            </w:pPr>
            <w:r>
              <w:t>Char</w:t>
            </w:r>
          </w:p>
        </w:tc>
        <w:tc>
          <w:tcPr>
            <w:tcW w:w="1508" w:type="dxa"/>
          </w:tcPr>
          <w:p w14:paraId="6725F969" w14:textId="1398E2A9" w:rsidR="00A25881" w:rsidRDefault="00A25881" w:rsidP="00B908F9">
            <w:pPr>
              <w:pStyle w:val="ListParagraph"/>
              <w:ind w:left="0"/>
              <w:jc w:val="both"/>
            </w:pPr>
            <w:r>
              <w:t>15</w:t>
            </w:r>
          </w:p>
        </w:tc>
      </w:tr>
      <w:tr w:rsidR="00A25881" w14:paraId="7F11F0D7" w14:textId="77777777" w:rsidTr="00B908F9">
        <w:tc>
          <w:tcPr>
            <w:tcW w:w="3244" w:type="dxa"/>
          </w:tcPr>
          <w:p w14:paraId="4AB9DEF6" w14:textId="0C8429FA" w:rsidR="00A25881" w:rsidRDefault="00A25881" w:rsidP="00B908F9">
            <w:pPr>
              <w:pStyle w:val="ListParagraph"/>
              <w:ind w:left="0"/>
            </w:pPr>
            <w:r>
              <w:t>Vendor Name</w:t>
            </w:r>
          </w:p>
        </w:tc>
        <w:tc>
          <w:tcPr>
            <w:tcW w:w="3548" w:type="dxa"/>
          </w:tcPr>
          <w:p w14:paraId="57AB7316" w14:textId="05AC0BDF" w:rsidR="00A25881" w:rsidRDefault="00A25881" w:rsidP="00B908F9">
            <w:pPr>
              <w:pStyle w:val="ListParagraph"/>
              <w:ind w:left="0"/>
              <w:jc w:val="both"/>
            </w:pPr>
            <w:r>
              <w:t>VENDNAME</w:t>
            </w:r>
          </w:p>
        </w:tc>
        <w:tc>
          <w:tcPr>
            <w:tcW w:w="1770" w:type="dxa"/>
          </w:tcPr>
          <w:p w14:paraId="676AE629" w14:textId="1389BE58" w:rsidR="00A25881" w:rsidRDefault="00A25881" w:rsidP="00B908F9">
            <w:pPr>
              <w:pStyle w:val="ListParagraph"/>
              <w:ind w:left="0"/>
              <w:jc w:val="both"/>
            </w:pPr>
            <w:r>
              <w:t>Char</w:t>
            </w:r>
          </w:p>
        </w:tc>
        <w:tc>
          <w:tcPr>
            <w:tcW w:w="1508" w:type="dxa"/>
          </w:tcPr>
          <w:p w14:paraId="0B0CA490" w14:textId="193F9B82" w:rsidR="00A25881" w:rsidRDefault="00A25881" w:rsidP="00B908F9">
            <w:pPr>
              <w:pStyle w:val="ListParagraph"/>
              <w:ind w:left="0"/>
              <w:jc w:val="both"/>
            </w:pPr>
            <w:r>
              <w:t>65</w:t>
            </w:r>
          </w:p>
        </w:tc>
      </w:tr>
      <w:tr w:rsidR="00A25881" w14:paraId="595AAEA1" w14:textId="77777777" w:rsidTr="00B908F9">
        <w:tc>
          <w:tcPr>
            <w:tcW w:w="3244" w:type="dxa"/>
          </w:tcPr>
          <w:p w14:paraId="6F5FBEB4" w14:textId="7E2A22CF" w:rsidR="00A25881" w:rsidRDefault="00A25881" w:rsidP="00B908F9">
            <w:pPr>
              <w:pStyle w:val="ListParagraph"/>
              <w:ind w:left="0"/>
            </w:pPr>
            <w:r>
              <w:t>Vendor Document Number</w:t>
            </w:r>
          </w:p>
        </w:tc>
        <w:tc>
          <w:tcPr>
            <w:tcW w:w="3548" w:type="dxa"/>
          </w:tcPr>
          <w:p w14:paraId="4723E538" w14:textId="1CACFBB3" w:rsidR="00A25881" w:rsidRDefault="00A25881" w:rsidP="00B908F9">
            <w:pPr>
              <w:pStyle w:val="ListParagraph"/>
              <w:ind w:left="0"/>
              <w:jc w:val="both"/>
            </w:pPr>
            <w:r>
              <w:t>VNDDOCNM</w:t>
            </w:r>
          </w:p>
        </w:tc>
        <w:tc>
          <w:tcPr>
            <w:tcW w:w="1770" w:type="dxa"/>
          </w:tcPr>
          <w:p w14:paraId="471D806B" w14:textId="06190642" w:rsidR="00A25881" w:rsidRDefault="00A25881" w:rsidP="00B908F9">
            <w:pPr>
              <w:pStyle w:val="ListParagraph"/>
              <w:ind w:left="0"/>
              <w:jc w:val="both"/>
            </w:pPr>
            <w:r>
              <w:t>Char</w:t>
            </w:r>
          </w:p>
        </w:tc>
        <w:tc>
          <w:tcPr>
            <w:tcW w:w="1508" w:type="dxa"/>
          </w:tcPr>
          <w:p w14:paraId="51D45200" w14:textId="09580A3F" w:rsidR="00A25881" w:rsidRDefault="00A25881" w:rsidP="00B908F9">
            <w:pPr>
              <w:pStyle w:val="ListParagraph"/>
              <w:ind w:left="0"/>
              <w:jc w:val="both"/>
            </w:pPr>
            <w:r>
              <w:t>21</w:t>
            </w:r>
          </w:p>
        </w:tc>
      </w:tr>
    </w:tbl>
    <w:p w14:paraId="3FE449B4" w14:textId="7A3D5397" w:rsidR="00A25881" w:rsidRDefault="00A25881" w:rsidP="00F22FEA"/>
    <w:p w14:paraId="6BB8D732" w14:textId="394EEB48" w:rsidR="001A55BD" w:rsidRDefault="001A55BD" w:rsidP="001A55BD">
      <w:pPr>
        <w:pStyle w:val="ListParagraph"/>
        <w:rPr>
          <w:b/>
          <w:bCs/>
        </w:rPr>
      </w:pPr>
      <w:r>
        <w:t xml:space="preserve">Table Name: </w:t>
      </w:r>
      <w:r>
        <w:tab/>
      </w:r>
      <w:proofErr w:type="spellStart"/>
      <w:r w:rsidRPr="001A55BD">
        <w:rPr>
          <w:b/>
          <w:bCs/>
        </w:rPr>
        <w:t>BSP_Powerhouse_Receiving_Transfer</w:t>
      </w:r>
      <w:proofErr w:type="spellEnd"/>
    </w:p>
    <w:p w14:paraId="2D249CE4" w14:textId="73F4D39C" w:rsidR="001A55BD" w:rsidRPr="001A2C04" w:rsidRDefault="001A55BD" w:rsidP="001A55BD">
      <w:pPr>
        <w:pStyle w:val="ListParagraph"/>
      </w:pPr>
      <w:r>
        <w:t xml:space="preserve">Display Name: </w:t>
      </w:r>
      <w:r>
        <w:tab/>
      </w:r>
      <w:r w:rsidRPr="001A55BD">
        <w:rPr>
          <w:b/>
          <w:bCs/>
        </w:rPr>
        <w:t>BSP Powerhouse Receiving Transfer</w:t>
      </w:r>
    </w:p>
    <w:p w14:paraId="70A396E4" w14:textId="185144C2" w:rsidR="001A55BD" w:rsidRDefault="001A55BD" w:rsidP="001A55BD">
      <w:pPr>
        <w:pStyle w:val="ListParagraph"/>
        <w:rPr>
          <w:b/>
          <w:bCs/>
        </w:rPr>
      </w:pPr>
      <w:r>
        <w:t>SQL ID:</w:t>
      </w:r>
      <w:r>
        <w:tab/>
      </w:r>
      <w:r>
        <w:tab/>
      </w:r>
      <w:proofErr w:type="spellStart"/>
      <w:r w:rsidRPr="001A55BD">
        <w:rPr>
          <w:b/>
          <w:bCs/>
        </w:rPr>
        <w:t>BSP_Powerhouse_RCV_TRSFR</w:t>
      </w:r>
      <w:proofErr w:type="spellEnd"/>
    </w:p>
    <w:p w14:paraId="4EE08E48" w14:textId="1B048DC2" w:rsidR="001A55BD" w:rsidRPr="0066376A" w:rsidRDefault="001A55BD" w:rsidP="001A55BD">
      <w:pPr>
        <w:pStyle w:val="ListParagraph"/>
      </w:pPr>
      <w:r>
        <w:t>Description:</w:t>
      </w:r>
      <w:r>
        <w:tab/>
        <w:t>Contains the Item Information per PO per Receipt that were included in the Container record that were sent to Powerhouse.</w:t>
      </w:r>
    </w:p>
    <w:p w14:paraId="17BF37E6" w14:textId="77777777" w:rsidR="001A55BD" w:rsidRDefault="001A55BD" w:rsidP="001A55BD">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1A55BD" w14:paraId="071E98B4" w14:textId="77777777" w:rsidTr="001A55BD">
        <w:tc>
          <w:tcPr>
            <w:tcW w:w="3244" w:type="dxa"/>
            <w:shd w:val="clear" w:color="auto" w:fill="EDEDED" w:themeFill="accent3" w:themeFillTint="33"/>
          </w:tcPr>
          <w:p w14:paraId="1DD040EF" w14:textId="77777777" w:rsidR="001A55BD" w:rsidRPr="00136E04" w:rsidRDefault="001A55BD" w:rsidP="00B908F9">
            <w:pPr>
              <w:pStyle w:val="ListParagraph"/>
              <w:ind w:left="0"/>
              <w:rPr>
                <w:b/>
              </w:rPr>
            </w:pPr>
            <w:r>
              <w:rPr>
                <w:b/>
              </w:rPr>
              <w:t>Display Name</w:t>
            </w:r>
          </w:p>
        </w:tc>
        <w:tc>
          <w:tcPr>
            <w:tcW w:w="3548" w:type="dxa"/>
            <w:shd w:val="clear" w:color="auto" w:fill="EDEDED" w:themeFill="accent3" w:themeFillTint="33"/>
          </w:tcPr>
          <w:p w14:paraId="5957C426" w14:textId="77777777" w:rsidR="001A55BD" w:rsidRPr="00136E04" w:rsidRDefault="001A55BD" w:rsidP="00B908F9">
            <w:pPr>
              <w:pStyle w:val="ListParagraph"/>
              <w:ind w:left="0"/>
              <w:rPr>
                <w:b/>
              </w:rPr>
            </w:pPr>
            <w:r>
              <w:rPr>
                <w:b/>
              </w:rPr>
              <w:t>SQL Field</w:t>
            </w:r>
          </w:p>
        </w:tc>
        <w:tc>
          <w:tcPr>
            <w:tcW w:w="1770" w:type="dxa"/>
            <w:shd w:val="clear" w:color="auto" w:fill="EDEDED" w:themeFill="accent3" w:themeFillTint="33"/>
          </w:tcPr>
          <w:p w14:paraId="170CCFE8" w14:textId="77777777" w:rsidR="001A55BD" w:rsidRPr="00136E04" w:rsidRDefault="001A55BD" w:rsidP="00B908F9">
            <w:pPr>
              <w:pStyle w:val="ListParagraph"/>
              <w:ind w:left="0"/>
              <w:rPr>
                <w:b/>
              </w:rPr>
            </w:pPr>
            <w:r>
              <w:rPr>
                <w:b/>
              </w:rPr>
              <w:t>Data Type</w:t>
            </w:r>
          </w:p>
        </w:tc>
        <w:tc>
          <w:tcPr>
            <w:tcW w:w="1508" w:type="dxa"/>
            <w:shd w:val="clear" w:color="auto" w:fill="EDEDED" w:themeFill="accent3" w:themeFillTint="33"/>
          </w:tcPr>
          <w:p w14:paraId="6190B28C" w14:textId="77777777" w:rsidR="001A55BD" w:rsidRDefault="001A55BD" w:rsidP="00B908F9">
            <w:pPr>
              <w:pStyle w:val="ListParagraph"/>
              <w:ind w:left="0"/>
              <w:rPr>
                <w:b/>
              </w:rPr>
            </w:pPr>
            <w:r>
              <w:rPr>
                <w:b/>
              </w:rPr>
              <w:t>Length</w:t>
            </w:r>
          </w:p>
        </w:tc>
      </w:tr>
      <w:tr w:rsidR="001A55BD" w14:paraId="0CEC4521" w14:textId="77777777" w:rsidTr="001A55BD">
        <w:tc>
          <w:tcPr>
            <w:tcW w:w="3244" w:type="dxa"/>
          </w:tcPr>
          <w:p w14:paraId="3BD4DDD3" w14:textId="77777777" w:rsidR="001A55BD" w:rsidRDefault="001A55BD" w:rsidP="00B908F9">
            <w:pPr>
              <w:pStyle w:val="ListParagraph"/>
              <w:ind w:left="0"/>
            </w:pPr>
            <w:r>
              <w:t>Container ID</w:t>
            </w:r>
          </w:p>
        </w:tc>
        <w:tc>
          <w:tcPr>
            <w:tcW w:w="3548" w:type="dxa"/>
          </w:tcPr>
          <w:p w14:paraId="704EB679" w14:textId="77777777" w:rsidR="001A55BD" w:rsidRDefault="001A55BD" w:rsidP="00B908F9">
            <w:pPr>
              <w:pStyle w:val="ListParagraph"/>
              <w:ind w:left="0"/>
              <w:jc w:val="both"/>
            </w:pPr>
            <w:proofErr w:type="spellStart"/>
            <w:r>
              <w:t>BSPContainerID</w:t>
            </w:r>
            <w:proofErr w:type="spellEnd"/>
          </w:p>
        </w:tc>
        <w:tc>
          <w:tcPr>
            <w:tcW w:w="1770" w:type="dxa"/>
          </w:tcPr>
          <w:p w14:paraId="16BB4376" w14:textId="77777777" w:rsidR="001A55BD" w:rsidRDefault="001A55BD" w:rsidP="00B908F9">
            <w:pPr>
              <w:pStyle w:val="ListParagraph"/>
              <w:ind w:left="0"/>
              <w:jc w:val="both"/>
            </w:pPr>
            <w:r>
              <w:t>Char</w:t>
            </w:r>
          </w:p>
        </w:tc>
        <w:tc>
          <w:tcPr>
            <w:tcW w:w="1508" w:type="dxa"/>
          </w:tcPr>
          <w:p w14:paraId="2917B0F4" w14:textId="77777777" w:rsidR="001A55BD" w:rsidRDefault="001A55BD" w:rsidP="00B908F9">
            <w:pPr>
              <w:pStyle w:val="ListParagraph"/>
              <w:ind w:left="0"/>
              <w:jc w:val="both"/>
            </w:pPr>
            <w:r>
              <w:t>31</w:t>
            </w:r>
          </w:p>
        </w:tc>
      </w:tr>
      <w:tr w:rsidR="001A55BD" w14:paraId="520C14CB" w14:textId="77777777" w:rsidTr="001A55BD">
        <w:tc>
          <w:tcPr>
            <w:tcW w:w="3244" w:type="dxa"/>
          </w:tcPr>
          <w:p w14:paraId="1D949CD7" w14:textId="77777777" w:rsidR="001A55BD" w:rsidRDefault="001A55BD" w:rsidP="00B908F9">
            <w:pPr>
              <w:pStyle w:val="ListParagraph"/>
              <w:ind w:left="0"/>
            </w:pPr>
            <w:r>
              <w:t>POP Receipt Number</w:t>
            </w:r>
          </w:p>
        </w:tc>
        <w:tc>
          <w:tcPr>
            <w:tcW w:w="3548" w:type="dxa"/>
          </w:tcPr>
          <w:p w14:paraId="6951AD75" w14:textId="77777777" w:rsidR="001A55BD" w:rsidRDefault="001A55BD" w:rsidP="00B908F9">
            <w:pPr>
              <w:pStyle w:val="ListParagraph"/>
              <w:ind w:left="0"/>
              <w:jc w:val="both"/>
            </w:pPr>
            <w:r>
              <w:t>POPRCTNM</w:t>
            </w:r>
          </w:p>
        </w:tc>
        <w:tc>
          <w:tcPr>
            <w:tcW w:w="1770" w:type="dxa"/>
          </w:tcPr>
          <w:p w14:paraId="7D785B09" w14:textId="77777777" w:rsidR="001A55BD" w:rsidRDefault="001A55BD" w:rsidP="00B908F9">
            <w:pPr>
              <w:pStyle w:val="ListParagraph"/>
              <w:ind w:left="0"/>
              <w:jc w:val="both"/>
            </w:pPr>
            <w:r>
              <w:t>Char</w:t>
            </w:r>
          </w:p>
        </w:tc>
        <w:tc>
          <w:tcPr>
            <w:tcW w:w="1508" w:type="dxa"/>
          </w:tcPr>
          <w:p w14:paraId="0D4959F0" w14:textId="77777777" w:rsidR="001A55BD" w:rsidRDefault="001A55BD" w:rsidP="00B908F9">
            <w:pPr>
              <w:pStyle w:val="ListParagraph"/>
              <w:ind w:left="0"/>
              <w:jc w:val="both"/>
            </w:pPr>
            <w:r>
              <w:t>17</w:t>
            </w:r>
          </w:p>
        </w:tc>
      </w:tr>
      <w:tr w:rsidR="001A55BD" w14:paraId="73B458BF" w14:textId="77777777" w:rsidTr="001A55BD">
        <w:tc>
          <w:tcPr>
            <w:tcW w:w="3244" w:type="dxa"/>
          </w:tcPr>
          <w:p w14:paraId="526A3101" w14:textId="0E41C85F" w:rsidR="001A55BD" w:rsidRDefault="001A55BD" w:rsidP="00B908F9">
            <w:pPr>
              <w:pStyle w:val="ListParagraph"/>
              <w:ind w:left="0"/>
            </w:pPr>
            <w:r>
              <w:t>PO Number</w:t>
            </w:r>
          </w:p>
        </w:tc>
        <w:tc>
          <w:tcPr>
            <w:tcW w:w="3548" w:type="dxa"/>
          </w:tcPr>
          <w:p w14:paraId="4EE6CB67" w14:textId="361F5EF5" w:rsidR="001A55BD" w:rsidRDefault="001A55BD" w:rsidP="00B908F9">
            <w:pPr>
              <w:pStyle w:val="ListParagraph"/>
              <w:ind w:left="0"/>
              <w:jc w:val="both"/>
            </w:pPr>
            <w:r>
              <w:t>PONUMBER</w:t>
            </w:r>
          </w:p>
        </w:tc>
        <w:tc>
          <w:tcPr>
            <w:tcW w:w="1770" w:type="dxa"/>
          </w:tcPr>
          <w:p w14:paraId="071618AC" w14:textId="470C20A8" w:rsidR="001A55BD" w:rsidRDefault="001A55BD" w:rsidP="00B908F9">
            <w:pPr>
              <w:pStyle w:val="ListParagraph"/>
              <w:ind w:left="0"/>
              <w:jc w:val="both"/>
            </w:pPr>
            <w:r>
              <w:t>Char</w:t>
            </w:r>
          </w:p>
        </w:tc>
        <w:tc>
          <w:tcPr>
            <w:tcW w:w="1508" w:type="dxa"/>
          </w:tcPr>
          <w:p w14:paraId="75BD2153" w14:textId="39ED8057" w:rsidR="001A55BD" w:rsidRDefault="001A55BD" w:rsidP="00B908F9">
            <w:pPr>
              <w:pStyle w:val="ListParagraph"/>
              <w:ind w:left="0"/>
              <w:jc w:val="both"/>
            </w:pPr>
            <w:r>
              <w:t>17</w:t>
            </w:r>
          </w:p>
        </w:tc>
      </w:tr>
      <w:tr w:rsidR="001A55BD" w14:paraId="5C3AB7E1" w14:textId="77777777" w:rsidTr="001A55BD">
        <w:tc>
          <w:tcPr>
            <w:tcW w:w="3244" w:type="dxa"/>
          </w:tcPr>
          <w:p w14:paraId="3FF0E403" w14:textId="5DBFBAD0" w:rsidR="001A55BD" w:rsidRDefault="001A55BD" w:rsidP="00B908F9">
            <w:pPr>
              <w:pStyle w:val="ListParagraph"/>
              <w:ind w:left="0"/>
            </w:pPr>
            <w:r>
              <w:t>Item Number</w:t>
            </w:r>
          </w:p>
        </w:tc>
        <w:tc>
          <w:tcPr>
            <w:tcW w:w="3548" w:type="dxa"/>
          </w:tcPr>
          <w:p w14:paraId="17680C1A" w14:textId="78A21DAB" w:rsidR="001A55BD" w:rsidRDefault="001A55BD" w:rsidP="00B908F9">
            <w:pPr>
              <w:pStyle w:val="ListParagraph"/>
              <w:ind w:left="0"/>
              <w:jc w:val="both"/>
            </w:pPr>
            <w:r>
              <w:t>ITEMNMBR</w:t>
            </w:r>
          </w:p>
        </w:tc>
        <w:tc>
          <w:tcPr>
            <w:tcW w:w="1770" w:type="dxa"/>
          </w:tcPr>
          <w:p w14:paraId="0DA50017" w14:textId="14DF1B7F" w:rsidR="001A55BD" w:rsidRDefault="001A55BD" w:rsidP="00B908F9">
            <w:pPr>
              <w:pStyle w:val="ListParagraph"/>
              <w:ind w:left="0"/>
              <w:jc w:val="both"/>
            </w:pPr>
            <w:r>
              <w:t>Char</w:t>
            </w:r>
          </w:p>
        </w:tc>
        <w:tc>
          <w:tcPr>
            <w:tcW w:w="1508" w:type="dxa"/>
          </w:tcPr>
          <w:p w14:paraId="0E012024" w14:textId="6EBB8A56" w:rsidR="001A55BD" w:rsidRDefault="001A55BD" w:rsidP="00B908F9">
            <w:pPr>
              <w:pStyle w:val="ListParagraph"/>
              <w:ind w:left="0"/>
              <w:jc w:val="both"/>
            </w:pPr>
            <w:r>
              <w:t>31</w:t>
            </w:r>
          </w:p>
        </w:tc>
      </w:tr>
      <w:tr w:rsidR="001A55BD" w14:paraId="64131879" w14:textId="77777777" w:rsidTr="001A55BD">
        <w:tc>
          <w:tcPr>
            <w:tcW w:w="3244" w:type="dxa"/>
          </w:tcPr>
          <w:p w14:paraId="46FA614E" w14:textId="51A74C85" w:rsidR="001A55BD" w:rsidRDefault="001A55BD" w:rsidP="00B908F9">
            <w:pPr>
              <w:pStyle w:val="ListParagraph"/>
              <w:ind w:left="0"/>
            </w:pPr>
            <w:r>
              <w:t>Item Description</w:t>
            </w:r>
          </w:p>
        </w:tc>
        <w:tc>
          <w:tcPr>
            <w:tcW w:w="3548" w:type="dxa"/>
          </w:tcPr>
          <w:p w14:paraId="0E73C1A2" w14:textId="02AC1D95" w:rsidR="001A55BD" w:rsidRDefault="001A55BD" w:rsidP="00B908F9">
            <w:pPr>
              <w:pStyle w:val="ListParagraph"/>
              <w:ind w:left="0"/>
              <w:jc w:val="both"/>
            </w:pPr>
            <w:r>
              <w:t>ITEMDESC</w:t>
            </w:r>
          </w:p>
        </w:tc>
        <w:tc>
          <w:tcPr>
            <w:tcW w:w="1770" w:type="dxa"/>
          </w:tcPr>
          <w:p w14:paraId="09D82498" w14:textId="465245F8" w:rsidR="001A55BD" w:rsidRDefault="001A55BD" w:rsidP="00B908F9">
            <w:pPr>
              <w:pStyle w:val="ListParagraph"/>
              <w:ind w:left="0"/>
              <w:jc w:val="both"/>
            </w:pPr>
            <w:r>
              <w:t>Char</w:t>
            </w:r>
          </w:p>
        </w:tc>
        <w:tc>
          <w:tcPr>
            <w:tcW w:w="1508" w:type="dxa"/>
          </w:tcPr>
          <w:p w14:paraId="44008C4C" w14:textId="67418352" w:rsidR="001A55BD" w:rsidRDefault="001A55BD" w:rsidP="00B908F9">
            <w:pPr>
              <w:pStyle w:val="ListParagraph"/>
              <w:ind w:left="0"/>
              <w:jc w:val="both"/>
            </w:pPr>
            <w:r>
              <w:t>101</w:t>
            </w:r>
          </w:p>
        </w:tc>
      </w:tr>
      <w:tr w:rsidR="001A55BD" w14:paraId="4A9FFCDF" w14:textId="77777777" w:rsidTr="001A55BD">
        <w:tc>
          <w:tcPr>
            <w:tcW w:w="3244" w:type="dxa"/>
          </w:tcPr>
          <w:p w14:paraId="52DDD1F1" w14:textId="38EA7232" w:rsidR="001A55BD" w:rsidRDefault="001A55BD" w:rsidP="00B908F9">
            <w:pPr>
              <w:pStyle w:val="ListParagraph"/>
              <w:ind w:left="0"/>
            </w:pPr>
            <w:r>
              <w:t>Vendor Item Number</w:t>
            </w:r>
          </w:p>
        </w:tc>
        <w:tc>
          <w:tcPr>
            <w:tcW w:w="3548" w:type="dxa"/>
          </w:tcPr>
          <w:p w14:paraId="22CBEB10" w14:textId="29DC508A" w:rsidR="001A55BD" w:rsidRDefault="001A55BD" w:rsidP="00B908F9">
            <w:pPr>
              <w:pStyle w:val="ListParagraph"/>
              <w:ind w:left="0"/>
              <w:jc w:val="both"/>
            </w:pPr>
            <w:r>
              <w:t>VNDITNUM</w:t>
            </w:r>
          </w:p>
        </w:tc>
        <w:tc>
          <w:tcPr>
            <w:tcW w:w="1770" w:type="dxa"/>
          </w:tcPr>
          <w:p w14:paraId="040581F5" w14:textId="6FEAE8CE" w:rsidR="001A55BD" w:rsidRDefault="001A55BD" w:rsidP="00B908F9">
            <w:pPr>
              <w:pStyle w:val="ListParagraph"/>
              <w:ind w:left="0"/>
              <w:jc w:val="both"/>
            </w:pPr>
            <w:r>
              <w:t>Char</w:t>
            </w:r>
          </w:p>
        </w:tc>
        <w:tc>
          <w:tcPr>
            <w:tcW w:w="1508" w:type="dxa"/>
          </w:tcPr>
          <w:p w14:paraId="62574FDF" w14:textId="089CBCE5" w:rsidR="001A55BD" w:rsidRDefault="001A55BD" w:rsidP="00B908F9">
            <w:pPr>
              <w:pStyle w:val="ListParagraph"/>
              <w:ind w:left="0"/>
              <w:jc w:val="both"/>
            </w:pPr>
            <w:r>
              <w:t>31</w:t>
            </w:r>
          </w:p>
        </w:tc>
      </w:tr>
      <w:tr w:rsidR="001A55BD" w14:paraId="48BB0892" w14:textId="77777777" w:rsidTr="001A55BD">
        <w:tc>
          <w:tcPr>
            <w:tcW w:w="3244" w:type="dxa"/>
          </w:tcPr>
          <w:p w14:paraId="04105955" w14:textId="278B7995" w:rsidR="001A55BD" w:rsidRDefault="001A55BD" w:rsidP="00B908F9">
            <w:pPr>
              <w:pStyle w:val="ListParagraph"/>
              <w:ind w:left="0"/>
            </w:pPr>
            <w:r>
              <w:t>Vendor Item Description</w:t>
            </w:r>
          </w:p>
        </w:tc>
        <w:tc>
          <w:tcPr>
            <w:tcW w:w="3548" w:type="dxa"/>
          </w:tcPr>
          <w:p w14:paraId="023FB4CD" w14:textId="730684A1" w:rsidR="001A55BD" w:rsidRDefault="001A55BD" w:rsidP="00B908F9">
            <w:pPr>
              <w:pStyle w:val="ListParagraph"/>
              <w:ind w:left="0"/>
              <w:jc w:val="both"/>
            </w:pPr>
            <w:r>
              <w:t>VNDITDSC</w:t>
            </w:r>
          </w:p>
        </w:tc>
        <w:tc>
          <w:tcPr>
            <w:tcW w:w="1770" w:type="dxa"/>
          </w:tcPr>
          <w:p w14:paraId="6107C24F" w14:textId="426768D9" w:rsidR="001A55BD" w:rsidRDefault="001A55BD" w:rsidP="00B908F9">
            <w:pPr>
              <w:pStyle w:val="ListParagraph"/>
              <w:ind w:left="0"/>
              <w:jc w:val="both"/>
            </w:pPr>
            <w:r>
              <w:t>Char</w:t>
            </w:r>
          </w:p>
        </w:tc>
        <w:tc>
          <w:tcPr>
            <w:tcW w:w="1508" w:type="dxa"/>
          </w:tcPr>
          <w:p w14:paraId="01B6467E" w14:textId="53BCF3EA" w:rsidR="001A55BD" w:rsidRDefault="001A55BD" w:rsidP="00B908F9">
            <w:pPr>
              <w:pStyle w:val="ListParagraph"/>
              <w:ind w:left="0"/>
              <w:jc w:val="both"/>
            </w:pPr>
            <w:r>
              <w:t>101</w:t>
            </w:r>
          </w:p>
        </w:tc>
      </w:tr>
      <w:tr w:rsidR="001A55BD" w14:paraId="0944C530" w14:textId="77777777" w:rsidTr="001A55BD">
        <w:tc>
          <w:tcPr>
            <w:tcW w:w="3244" w:type="dxa"/>
          </w:tcPr>
          <w:p w14:paraId="6B70C79F" w14:textId="2AFAE7BF" w:rsidR="001A55BD" w:rsidRDefault="001A55BD" w:rsidP="00B908F9">
            <w:pPr>
              <w:pStyle w:val="ListParagraph"/>
              <w:ind w:left="0"/>
            </w:pPr>
            <w:r>
              <w:t>U of M Qty in Base</w:t>
            </w:r>
          </w:p>
        </w:tc>
        <w:tc>
          <w:tcPr>
            <w:tcW w:w="3548" w:type="dxa"/>
          </w:tcPr>
          <w:p w14:paraId="60A7003E" w14:textId="01D14C60" w:rsidR="001A55BD" w:rsidRDefault="001A55BD" w:rsidP="00B908F9">
            <w:pPr>
              <w:pStyle w:val="ListParagraph"/>
              <w:ind w:left="0"/>
              <w:jc w:val="both"/>
            </w:pPr>
            <w:r>
              <w:t>UMQTYINB</w:t>
            </w:r>
          </w:p>
        </w:tc>
        <w:tc>
          <w:tcPr>
            <w:tcW w:w="1770" w:type="dxa"/>
          </w:tcPr>
          <w:p w14:paraId="01C13081" w14:textId="0FD4509E" w:rsidR="001A55BD" w:rsidRDefault="001A55BD" w:rsidP="00B908F9">
            <w:pPr>
              <w:pStyle w:val="ListParagraph"/>
              <w:ind w:left="0"/>
              <w:jc w:val="both"/>
            </w:pPr>
            <w:r>
              <w:t>Numeric</w:t>
            </w:r>
          </w:p>
        </w:tc>
        <w:tc>
          <w:tcPr>
            <w:tcW w:w="1508" w:type="dxa"/>
          </w:tcPr>
          <w:p w14:paraId="6B6E8081" w14:textId="2877F749" w:rsidR="001A55BD" w:rsidRDefault="001A55BD" w:rsidP="00B908F9">
            <w:pPr>
              <w:pStyle w:val="ListParagraph"/>
              <w:ind w:left="0"/>
              <w:jc w:val="both"/>
            </w:pPr>
            <w:r>
              <w:t>19, 5</w:t>
            </w:r>
          </w:p>
        </w:tc>
      </w:tr>
      <w:tr w:rsidR="001A55BD" w14:paraId="43116550" w14:textId="77777777" w:rsidTr="001A55BD">
        <w:tc>
          <w:tcPr>
            <w:tcW w:w="3244" w:type="dxa"/>
          </w:tcPr>
          <w:p w14:paraId="45DF1B4C" w14:textId="22DF9E59" w:rsidR="001A55BD" w:rsidRDefault="001A55BD" w:rsidP="00B908F9">
            <w:pPr>
              <w:pStyle w:val="ListParagraph"/>
              <w:ind w:left="0"/>
            </w:pPr>
            <w:r>
              <w:t>Actual Ship</w:t>
            </w:r>
          </w:p>
        </w:tc>
        <w:tc>
          <w:tcPr>
            <w:tcW w:w="3548" w:type="dxa"/>
          </w:tcPr>
          <w:p w14:paraId="1B2713A5" w14:textId="77BB1282" w:rsidR="001A55BD" w:rsidRDefault="001A55BD" w:rsidP="00B908F9">
            <w:pPr>
              <w:pStyle w:val="ListParagraph"/>
              <w:ind w:left="0"/>
              <w:jc w:val="both"/>
            </w:pPr>
            <w:r>
              <w:t>ACTLSHIP</w:t>
            </w:r>
          </w:p>
        </w:tc>
        <w:tc>
          <w:tcPr>
            <w:tcW w:w="1770" w:type="dxa"/>
          </w:tcPr>
          <w:p w14:paraId="45295D09" w14:textId="2D3EF866" w:rsidR="001A55BD" w:rsidRDefault="001A55BD" w:rsidP="00B908F9">
            <w:pPr>
              <w:pStyle w:val="ListParagraph"/>
              <w:ind w:left="0"/>
              <w:jc w:val="both"/>
            </w:pPr>
            <w:proofErr w:type="spellStart"/>
            <w:r>
              <w:t>DateTime</w:t>
            </w:r>
            <w:proofErr w:type="spellEnd"/>
          </w:p>
        </w:tc>
        <w:tc>
          <w:tcPr>
            <w:tcW w:w="1508" w:type="dxa"/>
          </w:tcPr>
          <w:p w14:paraId="5EE2EFAB" w14:textId="77777777" w:rsidR="001A55BD" w:rsidRDefault="001A55BD" w:rsidP="00B908F9">
            <w:pPr>
              <w:pStyle w:val="ListParagraph"/>
              <w:ind w:left="0"/>
              <w:jc w:val="both"/>
            </w:pPr>
          </w:p>
        </w:tc>
      </w:tr>
      <w:tr w:rsidR="001A55BD" w14:paraId="4E65146A" w14:textId="77777777" w:rsidTr="001A55BD">
        <w:tc>
          <w:tcPr>
            <w:tcW w:w="3244" w:type="dxa"/>
          </w:tcPr>
          <w:p w14:paraId="69134707" w14:textId="76C966AA" w:rsidR="001A55BD" w:rsidRDefault="001A55BD" w:rsidP="00B908F9">
            <w:pPr>
              <w:pStyle w:val="ListParagraph"/>
              <w:ind w:left="0"/>
            </w:pPr>
            <w:r>
              <w:t>Promised Date</w:t>
            </w:r>
          </w:p>
        </w:tc>
        <w:tc>
          <w:tcPr>
            <w:tcW w:w="3548" w:type="dxa"/>
          </w:tcPr>
          <w:p w14:paraId="2398C9BC" w14:textId="11B40B7C" w:rsidR="001A55BD" w:rsidRDefault="001A55BD" w:rsidP="00B908F9">
            <w:pPr>
              <w:pStyle w:val="ListParagraph"/>
              <w:ind w:left="0"/>
              <w:jc w:val="both"/>
            </w:pPr>
            <w:r>
              <w:t>PRMDATE</w:t>
            </w:r>
          </w:p>
        </w:tc>
        <w:tc>
          <w:tcPr>
            <w:tcW w:w="1770" w:type="dxa"/>
          </w:tcPr>
          <w:p w14:paraId="3780043E" w14:textId="120CB2AF" w:rsidR="001A55BD" w:rsidRDefault="001A55BD" w:rsidP="00B908F9">
            <w:pPr>
              <w:pStyle w:val="ListParagraph"/>
              <w:ind w:left="0"/>
              <w:jc w:val="both"/>
            </w:pPr>
            <w:proofErr w:type="spellStart"/>
            <w:r>
              <w:t>DateTime</w:t>
            </w:r>
            <w:proofErr w:type="spellEnd"/>
          </w:p>
        </w:tc>
        <w:tc>
          <w:tcPr>
            <w:tcW w:w="1508" w:type="dxa"/>
          </w:tcPr>
          <w:p w14:paraId="452F9B49" w14:textId="77777777" w:rsidR="001A55BD" w:rsidRDefault="001A55BD" w:rsidP="00B908F9">
            <w:pPr>
              <w:pStyle w:val="ListParagraph"/>
              <w:ind w:left="0"/>
              <w:jc w:val="both"/>
            </w:pPr>
          </w:p>
        </w:tc>
      </w:tr>
      <w:tr w:rsidR="001A55BD" w14:paraId="11B87AE9" w14:textId="77777777" w:rsidTr="001A55BD">
        <w:tc>
          <w:tcPr>
            <w:tcW w:w="3244" w:type="dxa"/>
          </w:tcPr>
          <w:p w14:paraId="08D9738A" w14:textId="0E60D298" w:rsidR="001A55BD" w:rsidRDefault="001A55BD" w:rsidP="00B908F9">
            <w:pPr>
              <w:pStyle w:val="ListParagraph"/>
              <w:ind w:left="0"/>
            </w:pPr>
            <w:r>
              <w:t>Quantity Shipped</w:t>
            </w:r>
          </w:p>
        </w:tc>
        <w:tc>
          <w:tcPr>
            <w:tcW w:w="3548" w:type="dxa"/>
          </w:tcPr>
          <w:p w14:paraId="19322A2F" w14:textId="423CC032" w:rsidR="001A55BD" w:rsidRDefault="001A55BD" w:rsidP="00B908F9">
            <w:pPr>
              <w:pStyle w:val="ListParagraph"/>
              <w:ind w:left="0"/>
              <w:jc w:val="both"/>
            </w:pPr>
            <w:r>
              <w:t>QTYSHPPD</w:t>
            </w:r>
          </w:p>
        </w:tc>
        <w:tc>
          <w:tcPr>
            <w:tcW w:w="1770" w:type="dxa"/>
          </w:tcPr>
          <w:p w14:paraId="348917A1" w14:textId="279D0B46" w:rsidR="001A55BD" w:rsidRDefault="001A55BD" w:rsidP="00B908F9">
            <w:pPr>
              <w:pStyle w:val="ListParagraph"/>
              <w:ind w:left="0"/>
              <w:jc w:val="both"/>
            </w:pPr>
            <w:r>
              <w:t>Numeric</w:t>
            </w:r>
          </w:p>
        </w:tc>
        <w:tc>
          <w:tcPr>
            <w:tcW w:w="1508" w:type="dxa"/>
          </w:tcPr>
          <w:p w14:paraId="0A5C4B11" w14:textId="5BBE1259" w:rsidR="001A55BD" w:rsidRDefault="001A55BD" w:rsidP="00B908F9">
            <w:pPr>
              <w:pStyle w:val="ListParagraph"/>
              <w:ind w:left="0"/>
              <w:jc w:val="both"/>
            </w:pPr>
            <w:r>
              <w:t>19, 5</w:t>
            </w:r>
          </w:p>
        </w:tc>
      </w:tr>
      <w:tr w:rsidR="001A55BD" w14:paraId="01CE398B" w14:textId="77777777" w:rsidTr="001A55BD">
        <w:tc>
          <w:tcPr>
            <w:tcW w:w="3244" w:type="dxa"/>
          </w:tcPr>
          <w:p w14:paraId="708F492E" w14:textId="0C9CBCCE" w:rsidR="001A55BD" w:rsidRDefault="001A55BD" w:rsidP="00B908F9">
            <w:pPr>
              <w:pStyle w:val="ListParagraph"/>
              <w:ind w:left="0"/>
            </w:pPr>
            <w:r>
              <w:t>U of M</w:t>
            </w:r>
          </w:p>
        </w:tc>
        <w:tc>
          <w:tcPr>
            <w:tcW w:w="3548" w:type="dxa"/>
          </w:tcPr>
          <w:p w14:paraId="43F76E7C" w14:textId="05D25201" w:rsidR="001A55BD" w:rsidRDefault="001A55BD" w:rsidP="00B908F9">
            <w:pPr>
              <w:pStyle w:val="ListParagraph"/>
              <w:ind w:left="0"/>
              <w:jc w:val="both"/>
            </w:pPr>
            <w:r>
              <w:t>UOFM</w:t>
            </w:r>
          </w:p>
        </w:tc>
        <w:tc>
          <w:tcPr>
            <w:tcW w:w="1770" w:type="dxa"/>
          </w:tcPr>
          <w:p w14:paraId="06565FCB" w14:textId="6AED1313" w:rsidR="001A55BD" w:rsidRDefault="001A55BD" w:rsidP="00B908F9">
            <w:pPr>
              <w:pStyle w:val="ListParagraph"/>
              <w:ind w:left="0"/>
              <w:jc w:val="both"/>
            </w:pPr>
            <w:r>
              <w:t>Char</w:t>
            </w:r>
          </w:p>
        </w:tc>
        <w:tc>
          <w:tcPr>
            <w:tcW w:w="1508" w:type="dxa"/>
          </w:tcPr>
          <w:p w14:paraId="3AA5B2EE" w14:textId="2401A2BC" w:rsidR="001A55BD" w:rsidRDefault="001A55BD" w:rsidP="00B908F9">
            <w:pPr>
              <w:pStyle w:val="ListParagraph"/>
              <w:ind w:left="0"/>
              <w:jc w:val="both"/>
            </w:pPr>
            <w:r>
              <w:t>9</w:t>
            </w:r>
          </w:p>
        </w:tc>
      </w:tr>
      <w:tr w:rsidR="001A55BD" w14:paraId="221EB599" w14:textId="77777777" w:rsidTr="001A55BD">
        <w:tc>
          <w:tcPr>
            <w:tcW w:w="3244" w:type="dxa"/>
          </w:tcPr>
          <w:p w14:paraId="355D6899" w14:textId="01C317D0" w:rsidR="001A55BD" w:rsidRDefault="001A55BD" w:rsidP="00B908F9">
            <w:pPr>
              <w:pStyle w:val="ListParagraph"/>
              <w:ind w:left="0"/>
            </w:pPr>
            <w:r>
              <w:t>Location Code</w:t>
            </w:r>
          </w:p>
        </w:tc>
        <w:tc>
          <w:tcPr>
            <w:tcW w:w="3548" w:type="dxa"/>
          </w:tcPr>
          <w:p w14:paraId="5B82769E" w14:textId="293AAF65" w:rsidR="001A55BD" w:rsidRDefault="001A55BD" w:rsidP="00B908F9">
            <w:pPr>
              <w:pStyle w:val="ListParagraph"/>
              <w:ind w:left="0"/>
              <w:jc w:val="both"/>
            </w:pPr>
            <w:r>
              <w:t>LOCNCODE</w:t>
            </w:r>
          </w:p>
        </w:tc>
        <w:tc>
          <w:tcPr>
            <w:tcW w:w="1770" w:type="dxa"/>
          </w:tcPr>
          <w:p w14:paraId="370D7EB7" w14:textId="6F48E319" w:rsidR="001A55BD" w:rsidRDefault="001A55BD" w:rsidP="00B908F9">
            <w:pPr>
              <w:pStyle w:val="ListParagraph"/>
              <w:ind w:left="0"/>
              <w:jc w:val="both"/>
            </w:pPr>
            <w:r>
              <w:t>Char</w:t>
            </w:r>
          </w:p>
        </w:tc>
        <w:tc>
          <w:tcPr>
            <w:tcW w:w="1508" w:type="dxa"/>
          </w:tcPr>
          <w:p w14:paraId="1BC2FADD" w14:textId="75DD485B" w:rsidR="001A55BD" w:rsidRDefault="001A55BD" w:rsidP="00B908F9">
            <w:pPr>
              <w:pStyle w:val="ListParagraph"/>
              <w:ind w:left="0"/>
              <w:jc w:val="both"/>
            </w:pPr>
            <w:r>
              <w:t>11</w:t>
            </w:r>
          </w:p>
        </w:tc>
      </w:tr>
      <w:tr w:rsidR="001A55BD" w14:paraId="553F7554" w14:textId="77777777" w:rsidTr="001A55BD">
        <w:tc>
          <w:tcPr>
            <w:tcW w:w="3244" w:type="dxa"/>
          </w:tcPr>
          <w:p w14:paraId="4B7CD471" w14:textId="61301E97" w:rsidR="001A55BD" w:rsidRDefault="001A55BD" w:rsidP="00B908F9">
            <w:pPr>
              <w:pStyle w:val="ListParagraph"/>
              <w:ind w:left="0"/>
            </w:pPr>
            <w:r>
              <w:t>Ship Method</w:t>
            </w:r>
          </w:p>
        </w:tc>
        <w:tc>
          <w:tcPr>
            <w:tcW w:w="3548" w:type="dxa"/>
          </w:tcPr>
          <w:p w14:paraId="0EEED044" w14:textId="0F5378BF" w:rsidR="001A55BD" w:rsidRDefault="001A55BD" w:rsidP="00B908F9">
            <w:pPr>
              <w:pStyle w:val="ListParagraph"/>
              <w:ind w:left="0"/>
              <w:jc w:val="both"/>
            </w:pPr>
            <w:r>
              <w:t>SHIPMTHD</w:t>
            </w:r>
          </w:p>
        </w:tc>
        <w:tc>
          <w:tcPr>
            <w:tcW w:w="1770" w:type="dxa"/>
          </w:tcPr>
          <w:p w14:paraId="7AB872AD" w14:textId="4084280E" w:rsidR="001A55BD" w:rsidRDefault="001A55BD" w:rsidP="00B908F9">
            <w:pPr>
              <w:pStyle w:val="ListParagraph"/>
              <w:ind w:left="0"/>
              <w:jc w:val="both"/>
            </w:pPr>
            <w:r>
              <w:t>Char</w:t>
            </w:r>
          </w:p>
        </w:tc>
        <w:tc>
          <w:tcPr>
            <w:tcW w:w="1508" w:type="dxa"/>
          </w:tcPr>
          <w:p w14:paraId="11145CF9" w14:textId="389F0A3A" w:rsidR="001A55BD" w:rsidRDefault="001A55BD" w:rsidP="00B908F9">
            <w:pPr>
              <w:pStyle w:val="ListParagraph"/>
              <w:ind w:left="0"/>
              <w:jc w:val="both"/>
            </w:pPr>
            <w:r>
              <w:t>15</w:t>
            </w:r>
          </w:p>
        </w:tc>
      </w:tr>
      <w:tr w:rsidR="001A55BD" w14:paraId="73AA4A77" w14:textId="77777777" w:rsidTr="001A55BD">
        <w:tc>
          <w:tcPr>
            <w:tcW w:w="3244" w:type="dxa"/>
          </w:tcPr>
          <w:p w14:paraId="603A0026" w14:textId="2A781C47" w:rsidR="001A55BD" w:rsidRDefault="001A55BD" w:rsidP="00B908F9">
            <w:pPr>
              <w:pStyle w:val="ListParagraph"/>
              <w:ind w:left="0"/>
            </w:pPr>
            <w:r>
              <w:t>Requested By</w:t>
            </w:r>
          </w:p>
        </w:tc>
        <w:tc>
          <w:tcPr>
            <w:tcW w:w="3548" w:type="dxa"/>
          </w:tcPr>
          <w:p w14:paraId="2C24A7F8" w14:textId="1830FD65" w:rsidR="001A55BD" w:rsidRDefault="001A55BD" w:rsidP="00B908F9">
            <w:pPr>
              <w:pStyle w:val="ListParagraph"/>
              <w:ind w:left="0"/>
              <w:jc w:val="both"/>
            </w:pPr>
            <w:r>
              <w:t>REQSTBY</w:t>
            </w:r>
          </w:p>
        </w:tc>
        <w:tc>
          <w:tcPr>
            <w:tcW w:w="1770" w:type="dxa"/>
          </w:tcPr>
          <w:p w14:paraId="154C99BB" w14:textId="4769EFDE" w:rsidR="001A55BD" w:rsidRDefault="001A55BD" w:rsidP="00B908F9">
            <w:pPr>
              <w:pStyle w:val="ListParagraph"/>
              <w:ind w:left="0"/>
              <w:jc w:val="both"/>
            </w:pPr>
            <w:r>
              <w:t>Char</w:t>
            </w:r>
          </w:p>
        </w:tc>
        <w:tc>
          <w:tcPr>
            <w:tcW w:w="1508" w:type="dxa"/>
          </w:tcPr>
          <w:p w14:paraId="36B25D19" w14:textId="6AC92788" w:rsidR="001A55BD" w:rsidRDefault="001A55BD" w:rsidP="00B908F9">
            <w:pPr>
              <w:pStyle w:val="ListParagraph"/>
              <w:ind w:left="0"/>
              <w:jc w:val="both"/>
            </w:pPr>
            <w:r>
              <w:t>21</w:t>
            </w:r>
          </w:p>
        </w:tc>
      </w:tr>
      <w:tr w:rsidR="001A55BD" w14:paraId="7ED28592" w14:textId="77777777" w:rsidTr="001A55BD">
        <w:tc>
          <w:tcPr>
            <w:tcW w:w="3244" w:type="dxa"/>
          </w:tcPr>
          <w:p w14:paraId="2E36BCE3" w14:textId="5B72EA61" w:rsidR="001A55BD" w:rsidRDefault="001A55BD" w:rsidP="00B908F9">
            <w:pPr>
              <w:pStyle w:val="ListParagraph"/>
              <w:ind w:left="0"/>
            </w:pPr>
            <w:r>
              <w:t>Date Sent</w:t>
            </w:r>
          </w:p>
        </w:tc>
        <w:tc>
          <w:tcPr>
            <w:tcW w:w="3548" w:type="dxa"/>
          </w:tcPr>
          <w:p w14:paraId="04F920DE" w14:textId="23C50E39" w:rsidR="001A55BD" w:rsidRDefault="001A55BD" w:rsidP="00B908F9">
            <w:pPr>
              <w:pStyle w:val="ListParagraph"/>
              <w:ind w:left="0"/>
              <w:jc w:val="both"/>
            </w:pPr>
            <w:r>
              <w:t>DATESENT</w:t>
            </w:r>
          </w:p>
        </w:tc>
        <w:tc>
          <w:tcPr>
            <w:tcW w:w="1770" w:type="dxa"/>
          </w:tcPr>
          <w:p w14:paraId="646E944D" w14:textId="10EE401F" w:rsidR="001A55BD" w:rsidRDefault="001A55BD" w:rsidP="00B908F9">
            <w:pPr>
              <w:pStyle w:val="ListParagraph"/>
              <w:ind w:left="0"/>
              <w:jc w:val="both"/>
            </w:pPr>
            <w:proofErr w:type="spellStart"/>
            <w:r>
              <w:t>DateTime</w:t>
            </w:r>
            <w:proofErr w:type="spellEnd"/>
          </w:p>
        </w:tc>
        <w:tc>
          <w:tcPr>
            <w:tcW w:w="1508" w:type="dxa"/>
          </w:tcPr>
          <w:p w14:paraId="013C3BE6" w14:textId="77777777" w:rsidR="001A55BD" w:rsidRDefault="001A55BD" w:rsidP="00B908F9">
            <w:pPr>
              <w:pStyle w:val="ListParagraph"/>
              <w:ind w:left="0"/>
              <w:jc w:val="both"/>
            </w:pPr>
          </w:p>
        </w:tc>
      </w:tr>
      <w:tr w:rsidR="001A55BD" w14:paraId="75A9729E" w14:textId="77777777" w:rsidTr="001A55BD">
        <w:tc>
          <w:tcPr>
            <w:tcW w:w="3244" w:type="dxa"/>
          </w:tcPr>
          <w:p w14:paraId="5F3E96FD" w14:textId="7B57E176" w:rsidR="001A55BD" w:rsidRDefault="001A55BD" w:rsidP="00B908F9">
            <w:pPr>
              <w:pStyle w:val="ListParagraph"/>
              <w:ind w:left="0"/>
            </w:pPr>
            <w:r>
              <w:t>Time Sent</w:t>
            </w:r>
          </w:p>
        </w:tc>
        <w:tc>
          <w:tcPr>
            <w:tcW w:w="3548" w:type="dxa"/>
          </w:tcPr>
          <w:p w14:paraId="7F3346FE" w14:textId="33E2A32C" w:rsidR="001A55BD" w:rsidRDefault="001A55BD" w:rsidP="00B908F9">
            <w:pPr>
              <w:pStyle w:val="ListParagraph"/>
              <w:ind w:left="0"/>
              <w:jc w:val="both"/>
            </w:pPr>
            <w:r>
              <w:t>TIMESENT</w:t>
            </w:r>
          </w:p>
        </w:tc>
        <w:tc>
          <w:tcPr>
            <w:tcW w:w="1770" w:type="dxa"/>
          </w:tcPr>
          <w:p w14:paraId="6D376B5E" w14:textId="35AB3668" w:rsidR="001A55BD" w:rsidRDefault="001A55BD" w:rsidP="00B908F9">
            <w:pPr>
              <w:pStyle w:val="ListParagraph"/>
              <w:ind w:left="0"/>
              <w:jc w:val="both"/>
            </w:pPr>
            <w:proofErr w:type="spellStart"/>
            <w:r>
              <w:t>DateTime</w:t>
            </w:r>
            <w:proofErr w:type="spellEnd"/>
          </w:p>
        </w:tc>
        <w:tc>
          <w:tcPr>
            <w:tcW w:w="1508" w:type="dxa"/>
          </w:tcPr>
          <w:p w14:paraId="021EE0F9" w14:textId="77777777" w:rsidR="001A55BD" w:rsidRDefault="001A55BD" w:rsidP="00B908F9">
            <w:pPr>
              <w:pStyle w:val="ListParagraph"/>
              <w:ind w:left="0"/>
              <w:jc w:val="both"/>
            </w:pPr>
          </w:p>
        </w:tc>
      </w:tr>
    </w:tbl>
    <w:p w14:paraId="1DBCB6AD" w14:textId="14E8F796" w:rsidR="001A55BD" w:rsidRDefault="001A55BD" w:rsidP="00F22FEA"/>
    <w:p w14:paraId="15851A4C" w14:textId="77777777" w:rsidR="00BA2CEF" w:rsidRDefault="00BA2CEF" w:rsidP="00BA2CEF">
      <w:pPr>
        <w:pStyle w:val="ListParagraph"/>
      </w:pPr>
    </w:p>
    <w:p w14:paraId="1A2C71C8" w14:textId="77777777" w:rsidR="00BA2CEF" w:rsidRDefault="00BA2CEF" w:rsidP="00BA2CEF">
      <w:pPr>
        <w:pStyle w:val="ListParagraph"/>
      </w:pPr>
    </w:p>
    <w:p w14:paraId="7C9F85AC" w14:textId="77777777" w:rsidR="00BA2CEF" w:rsidRDefault="00BA2CEF" w:rsidP="00BA2CEF">
      <w:pPr>
        <w:pStyle w:val="ListParagraph"/>
      </w:pPr>
    </w:p>
    <w:p w14:paraId="63117693" w14:textId="1E877FFB" w:rsidR="00BA2CEF" w:rsidRDefault="00BA2CEF" w:rsidP="00BA2CEF">
      <w:pPr>
        <w:pStyle w:val="ListParagraph"/>
        <w:rPr>
          <w:b/>
          <w:bCs/>
        </w:rPr>
      </w:pPr>
      <w:r>
        <w:lastRenderedPageBreak/>
        <w:t xml:space="preserve">Table Name: </w:t>
      </w:r>
      <w:r>
        <w:tab/>
      </w:r>
      <w:proofErr w:type="spellStart"/>
      <w:r w:rsidRPr="00BA2CEF">
        <w:rPr>
          <w:b/>
          <w:bCs/>
        </w:rPr>
        <w:t>BSP_Powerhouse_PO_Transfer</w:t>
      </w:r>
      <w:proofErr w:type="spellEnd"/>
    </w:p>
    <w:p w14:paraId="2FFEC071" w14:textId="7DF4E5A5" w:rsidR="00BA2CEF" w:rsidRPr="001A2C04" w:rsidRDefault="00BA2CEF" w:rsidP="00BA2CEF">
      <w:pPr>
        <w:pStyle w:val="ListParagraph"/>
      </w:pPr>
      <w:r>
        <w:t xml:space="preserve">Display Name: </w:t>
      </w:r>
      <w:r>
        <w:tab/>
      </w:r>
      <w:r w:rsidRPr="00BA2CEF">
        <w:rPr>
          <w:b/>
          <w:bCs/>
        </w:rPr>
        <w:t>BSP Powerhouse PO Transfer</w:t>
      </w:r>
    </w:p>
    <w:p w14:paraId="5B297D20" w14:textId="5FAC1CA5" w:rsidR="00BA2CEF" w:rsidRDefault="00BA2CEF" w:rsidP="00BA2CEF">
      <w:pPr>
        <w:pStyle w:val="ListParagraph"/>
        <w:rPr>
          <w:b/>
          <w:bCs/>
        </w:rPr>
      </w:pPr>
      <w:r>
        <w:t>SQL ID:</w:t>
      </w:r>
      <w:r>
        <w:tab/>
      </w:r>
      <w:r>
        <w:tab/>
      </w:r>
      <w:proofErr w:type="spellStart"/>
      <w:r w:rsidRPr="00BA2CEF">
        <w:rPr>
          <w:b/>
          <w:bCs/>
        </w:rPr>
        <w:t>BSP_Powerhouse_PO</w:t>
      </w:r>
      <w:proofErr w:type="spellEnd"/>
    </w:p>
    <w:p w14:paraId="61B218CD" w14:textId="55E2A045" w:rsidR="00BA2CEF" w:rsidRPr="0066376A" w:rsidRDefault="00BA2CEF" w:rsidP="00BA2CEF">
      <w:pPr>
        <w:pStyle w:val="ListParagraph"/>
      </w:pPr>
      <w:r>
        <w:t>Description:</w:t>
      </w:r>
      <w:r>
        <w:tab/>
        <w:t>Contains the Purchase Order transfer information. Provides information on GP Purchase Orders that were integrated to Powerhouse.</w:t>
      </w:r>
    </w:p>
    <w:p w14:paraId="086E6B0F" w14:textId="77777777" w:rsidR="00BA2CEF" w:rsidRDefault="00BA2CEF" w:rsidP="00BA2CEF">
      <w:pPr>
        <w:pStyle w:val="ListParagraph"/>
      </w:pPr>
    </w:p>
    <w:tbl>
      <w:tblPr>
        <w:tblStyle w:val="TableGrid"/>
        <w:tblW w:w="0" w:type="auto"/>
        <w:tblInd w:w="720" w:type="dxa"/>
        <w:tblLook w:val="04A0" w:firstRow="1" w:lastRow="0" w:firstColumn="1" w:lastColumn="0" w:noHBand="0" w:noVBand="1"/>
      </w:tblPr>
      <w:tblGrid>
        <w:gridCol w:w="3244"/>
        <w:gridCol w:w="3548"/>
        <w:gridCol w:w="1770"/>
        <w:gridCol w:w="1508"/>
      </w:tblGrid>
      <w:tr w:rsidR="00BA2CEF" w14:paraId="12F9B72F" w14:textId="77777777" w:rsidTr="00940F33">
        <w:tc>
          <w:tcPr>
            <w:tcW w:w="3244" w:type="dxa"/>
            <w:shd w:val="clear" w:color="auto" w:fill="EDEDED" w:themeFill="accent3" w:themeFillTint="33"/>
          </w:tcPr>
          <w:p w14:paraId="0F0DD839" w14:textId="77777777" w:rsidR="00BA2CEF" w:rsidRPr="00136E04" w:rsidRDefault="00BA2CEF" w:rsidP="00940F33">
            <w:pPr>
              <w:pStyle w:val="ListParagraph"/>
              <w:ind w:left="0"/>
              <w:rPr>
                <w:b/>
              </w:rPr>
            </w:pPr>
            <w:r>
              <w:rPr>
                <w:b/>
              </w:rPr>
              <w:t>Display Name</w:t>
            </w:r>
          </w:p>
        </w:tc>
        <w:tc>
          <w:tcPr>
            <w:tcW w:w="3548" w:type="dxa"/>
            <w:shd w:val="clear" w:color="auto" w:fill="EDEDED" w:themeFill="accent3" w:themeFillTint="33"/>
          </w:tcPr>
          <w:p w14:paraId="212CB7E9" w14:textId="77777777" w:rsidR="00BA2CEF" w:rsidRPr="00136E04" w:rsidRDefault="00BA2CEF" w:rsidP="00940F33">
            <w:pPr>
              <w:pStyle w:val="ListParagraph"/>
              <w:ind w:left="0"/>
              <w:rPr>
                <w:b/>
              </w:rPr>
            </w:pPr>
            <w:r>
              <w:rPr>
                <w:b/>
              </w:rPr>
              <w:t>SQL Field</w:t>
            </w:r>
          </w:p>
        </w:tc>
        <w:tc>
          <w:tcPr>
            <w:tcW w:w="1770" w:type="dxa"/>
            <w:shd w:val="clear" w:color="auto" w:fill="EDEDED" w:themeFill="accent3" w:themeFillTint="33"/>
          </w:tcPr>
          <w:p w14:paraId="4B9817C5" w14:textId="77777777" w:rsidR="00BA2CEF" w:rsidRPr="00136E04" w:rsidRDefault="00BA2CEF" w:rsidP="00940F33">
            <w:pPr>
              <w:pStyle w:val="ListParagraph"/>
              <w:ind w:left="0"/>
              <w:rPr>
                <w:b/>
              </w:rPr>
            </w:pPr>
            <w:r>
              <w:rPr>
                <w:b/>
              </w:rPr>
              <w:t>Data Type</w:t>
            </w:r>
          </w:p>
        </w:tc>
        <w:tc>
          <w:tcPr>
            <w:tcW w:w="1508" w:type="dxa"/>
            <w:shd w:val="clear" w:color="auto" w:fill="EDEDED" w:themeFill="accent3" w:themeFillTint="33"/>
          </w:tcPr>
          <w:p w14:paraId="24D4CE43" w14:textId="77777777" w:rsidR="00BA2CEF" w:rsidRDefault="00BA2CEF" w:rsidP="00940F33">
            <w:pPr>
              <w:pStyle w:val="ListParagraph"/>
              <w:ind w:left="0"/>
              <w:rPr>
                <w:b/>
              </w:rPr>
            </w:pPr>
            <w:r>
              <w:rPr>
                <w:b/>
              </w:rPr>
              <w:t>Length</w:t>
            </w:r>
          </w:p>
        </w:tc>
      </w:tr>
      <w:tr w:rsidR="00BA2CEF" w14:paraId="3C90A555" w14:textId="77777777" w:rsidTr="00940F33">
        <w:tc>
          <w:tcPr>
            <w:tcW w:w="3244" w:type="dxa"/>
          </w:tcPr>
          <w:p w14:paraId="10F54D8F" w14:textId="4BB5FBE1" w:rsidR="00BA2CEF" w:rsidRDefault="00BA2CEF" w:rsidP="00940F33">
            <w:pPr>
              <w:pStyle w:val="ListParagraph"/>
              <w:ind w:left="0"/>
            </w:pPr>
            <w:r>
              <w:t>PO Number</w:t>
            </w:r>
          </w:p>
        </w:tc>
        <w:tc>
          <w:tcPr>
            <w:tcW w:w="3548" w:type="dxa"/>
          </w:tcPr>
          <w:p w14:paraId="2DAD255E" w14:textId="3E7140A2" w:rsidR="00BA2CEF" w:rsidRDefault="00BA2CEF" w:rsidP="00940F33">
            <w:pPr>
              <w:pStyle w:val="ListParagraph"/>
              <w:ind w:left="0"/>
              <w:jc w:val="both"/>
            </w:pPr>
            <w:r w:rsidRPr="00BA2CEF">
              <w:t>PONUMBER</w:t>
            </w:r>
          </w:p>
        </w:tc>
        <w:tc>
          <w:tcPr>
            <w:tcW w:w="1770" w:type="dxa"/>
          </w:tcPr>
          <w:p w14:paraId="667F4663" w14:textId="77777777" w:rsidR="00BA2CEF" w:rsidRDefault="00BA2CEF" w:rsidP="00940F33">
            <w:pPr>
              <w:pStyle w:val="ListParagraph"/>
              <w:ind w:left="0"/>
              <w:jc w:val="both"/>
            </w:pPr>
            <w:r>
              <w:t>Char</w:t>
            </w:r>
          </w:p>
        </w:tc>
        <w:tc>
          <w:tcPr>
            <w:tcW w:w="1508" w:type="dxa"/>
          </w:tcPr>
          <w:p w14:paraId="3BBC297E" w14:textId="511EEABD" w:rsidR="00BA2CEF" w:rsidRDefault="00BA2CEF" w:rsidP="00940F33">
            <w:pPr>
              <w:pStyle w:val="ListParagraph"/>
              <w:ind w:left="0"/>
              <w:jc w:val="both"/>
            </w:pPr>
            <w:r>
              <w:t>17</w:t>
            </w:r>
          </w:p>
        </w:tc>
      </w:tr>
      <w:tr w:rsidR="00BA2CEF" w14:paraId="7E146974" w14:textId="77777777" w:rsidTr="00940F33">
        <w:tc>
          <w:tcPr>
            <w:tcW w:w="3244" w:type="dxa"/>
          </w:tcPr>
          <w:p w14:paraId="14239090" w14:textId="77777777" w:rsidR="00BA2CEF" w:rsidRDefault="00BA2CEF" w:rsidP="00940F33">
            <w:pPr>
              <w:pStyle w:val="ListParagraph"/>
              <w:ind w:left="0"/>
            </w:pPr>
            <w:r>
              <w:t>Date Sent</w:t>
            </w:r>
          </w:p>
        </w:tc>
        <w:tc>
          <w:tcPr>
            <w:tcW w:w="3548" w:type="dxa"/>
          </w:tcPr>
          <w:p w14:paraId="336DA042" w14:textId="77777777" w:rsidR="00BA2CEF" w:rsidRDefault="00BA2CEF" w:rsidP="00940F33">
            <w:pPr>
              <w:pStyle w:val="ListParagraph"/>
              <w:ind w:left="0"/>
              <w:jc w:val="both"/>
            </w:pPr>
            <w:r>
              <w:t>DATESENT</w:t>
            </w:r>
          </w:p>
        </w:tc>
        <w:tc>
          <w:tcPr>
            <w:tcW w:w="1770" w:type="dxa"/>
          </w:tcPr>
          <w:p w14:paraId="0FA9C372" w14:textId="77777777" w:rsidR="00BA2CEF" w:rsidRDefault="00BA2CEF" w:rsidP="00940F33">
            <w:pPr>
              <w:pStyle w:val="ListParagraph"/>
              <w:ind w:left="0"/>
              <w:jc w:val="both"/>
            </w:pPr>
            <w:proofErr w:type="spellStart"/>
            <w:r>
              <w:t>DateTime</w:t>
            </w:r>
            <w:proofErr w:type="spellEnd"/>
          </w:p>
        </w:tc>
        <w:tc>
          <w:tcPr>
            <w:tcW w:w="1508" w:type="dxa"/>
          </w:tcPr>
          <w:p w14:paraId="7EBB9A1E" w14:textId="77777777" w:rsidR="00BA2CEF" w:rsidRDefault="00BA2CEF" w:rsidP="00940F33">
            <w:pPr>
              <w:pStyle w:val="ListParagraph"/>
              <w:ind w:left="0"/>
              <w:jc w:val="both"/>
            </w:pPr>
          </w:p>
        </w:tc>
      </w:tr>
      <w:tr w:rsidR="00BA2CEF" w14:paraId="3278AB15" w14:textId="77777777" w:rsidTr="00940F33">
        <w:tc>
          <w:tcPr>
            <w:tcW w:w="3244" w:type="dxa"/>
          </w:tcPr>
          <w:p w14:paraId="701E9161" w14:textId="77777777" w:rsidR="00BA2CEF" w:rsidRDefault="00BA2CEF" w:rsidP="00940F33">
            <w:pPr>
              <w:pStyle w:val="ListParagraph"/>
              <w:ind w:left="0"/>
            </w:pPr>
            <w:r>
              <w:t>Time Sent</w:t>
            </w:r>
          </w:p>
        </w:tc>
        <w:tc>
          <w:tcPr>
            <w:tcW w:w="3548" w:type="dxa"/>
          </w:tcPr>
          <w:p w14:paraId="5FBC3B62" w14:textId="77777777" w:rsidR="00BA2CEF" w:rsidRDefault="00BA2CEF" w:rsidP="00940F33">
            <w:pPr>
              <w:pStyle w:val="ListParagraph"/>
              <w:ind w:left="0"/>
              <w:jc w:val="both"/>
            </w:pPr>
            <w:r>
              <w:t>TIMESENT</w:t>
            </w:r>
          </w:p>
        </w:tc>
        <w:tc>
          <w:tcPr>
            <w:tcW w:w="1770" w:type="dxa"/>
          </w:tcPr>
          <w:p w14:paraId="533F1643" w14:textId="77777777" w:rsidR="00BA2CEF" w:rsidRDefault="00BA2CEF" w:rsidP="00940F33">
            <w:pPr>
              <w:pStyle w:val="ListParagraph"/>
              <w:ind w:left="0"/>
              <w:jc w:val="both"/>
            </w:pPr>
            <w:proofErr w:type="spellStart"/>
            <w:r>
              <w:t>DateTime</w:t>
            </w:r>
            <w:proofErr w:type="spellEnd"/>
          </w:p>
        </w:tc>
        <w:tc>
          <w:tcPr>
            <w:tcW w:w="1508" w:type="dxa"/>
          </w:tcPr>
          <w:p w14:paraId="3645E540" w14:textId="77777777" w:rsidR="00BA2CEF" w:rsidRDefault="00BA2CEF" w:rsidP="00940F33">
            <w:pPr>
              <w:pStyle w:val="ListParagraph"/>
              <w:ind w:left="0"/>
              <w:jc w:val="both"/>
            </w:pPr>
          </w:p>
        </w:tc>
      </w:tr>
      <w:tr w:rsidR="00BA2CEF" w14:paraId="20A44513" w14:textId="77777777" w:rsidTr="00940F33">
        <w:tc>
          <w:tcPr>
            <w:tcW w:w="3244" w:type="dxa"/>
          </w:tcPr>
          <w:p w14:paraId="5A480E82" w14:textId="77777777" w:rsidR="00BA2CEF" w:rsidRDefault="00BA2CEF" w:rsidP="00940F33">
            <w:pPr>
              <w:pStyle w:val="ListParagraph"/>
              <w:ind w:left="0"/>
            </w:pPr>
            <w:r>
              <w:t>Requested By</w:t>
            </w:r>
          </w:p>
        </w:tc>
        <w:tc>
          <w:tcPr>
            <w:tcW w:w="3548" w:type="dxa"/>
          </w:tcPr>
          <w:p w14:paraId="19616ED1" w14:textId="77777777" w:rsidR="00BA2CEF" w:rsidRDefault="00BA2CEF" w:rsidP="00940F33">
            <w:pPr>
              <w:pStyle w:val="ListParagraph"/>
              <w:ind w:left="0"/>
              <w:jc w:val="both"/>
            </w:pPr>
            <w:r>
              <w:t>REQSTDBY</w:t>
            </w:r>
          </w:p>
        </w:tc>
        <w:tc>
          <w:tcPr>
            <w:tcW w:w="1770" w:type="dxa"/>
          </w:tcPr>
          <w:p w14:paraId="49E4F662" w14:textId="77777777" w:rsidR="00BA2CEF" w:rsidRDefault="00BA2CEF" w:rsidP="00940F33">
            <w:pPr>
              <w:pStyle w:val="ListParagraph"/>
              <w:ind w:left="0"/>
              <w:jc w:val="both"/>
            </w:pPr>
            <w:r>
              <w:t>Char</w:t>
            </w:r>
          </w:p>
        </w:tc>
        <w:tc>
          <w:tcPr>
            <w:tcW w:w="1508" w:type="dxa"/>
          </w:tcPr>
          <w:p w14:paraId="6FCCD8C1" w14:textId="77777777" w:rsidR="00BA2CEF" w:rsidRDefault="00BA2CEF" w:rsidP="00940F33">
            <w:pPr>
              <w:pStyle w:val="ListParagraph"/>
              <w:ind w:left="0"/>
              <w:jc w:val="both"/>
            </w:pPr>
            <w:r>
              <w:t>21</w:t>
            </w:r>
          </w:p>
        </w:tc>
      </w:tr>
      <w:tr w:rsidR="00BA2CEF" w14:paraId="2DF502BF" w14:textId="77777777" w:rsidTr="00940F33">
        <w:tc>
          <w:tcPr>
            <w:tcW w:w="3244" w:type="dxa"/>
          </w:tcPr>
          <w:p w14:paraId="58FA9F2D" w14:textId="77777777" w:rsidR="00BA2CEF" w:rsidRDefault="00BA2CEF" w:rsidP="00940F33">
            <w:pPr>
              <w:pStyle w:val="ListParagraph"/>
              <w:ind w:left="0"/>
            </w:pPr>
            <w:r>
              <w:t>Error Message Text</w:t>
            </w:r>
          </w:p>
        </w:tc>
        <w:tc>
          <w:tcPr>
            <w:tcW w:w="3548" w:type="dxa"/>
          </w:tcPr>
          <w:p w14:paraId="21B960CF" w14:textId="77777777" w:rsidR="00BA2CEF" w:rsidRDefault="00BA2CEF" w:rsidP="00940F33">
            <w:pPr>
              <w:pStyle w:val="ListParagraph"/>
              <w:ind w:left="0"/>
              <w:jc w:val="both"/>
            </w:pPr>
            <w:r>
              <w:t>ERMSGTXT</w:t>
            </w:r>
          </w:p>
        </w:tc>
        <w:tc>
          <w:tcPr>
            <w:tcW w:w="1770" w:type="dxa"/>
          </w:tcPr>
          <w:p w14:paraId="5FC3A869" w14:textId="77777777" w:rsidR="00BA2CEF" w:rsidRDefault="00BA2CEF" w:rsidP="00940F33">
            <w:pPr>
              <w:pStyle w:val="ListParagraph"/>
              <w:ind w:left="0"/>
              <w:jc w:val="both"/>
            </w:pPr>
            <w:r>
              <w:t>Char</w:t>
            </w:r>
          </w:p>
        </w:tc>
        <w:tc>
          <w:tcPr>
            <w:tcW w:w="1508" w:type="dxa"/>
          </w:tcPr>
          <w:p w14:paraId="70209B5C" w14:textId="77777777" w:rsidR="00BA2CEF" w:rsidRDefault="00BA2CEF" w:rsidP="00940F33">
            <w:pPr>
              <w:pStyle w:val="ListParagraph"/>
              <w:ind w:left="0"/>
              <w:jc w:val="both"/>
            </w:pPr>
            <w:r>
              <w:t>255</w:t>
            </w:r>
          </w:p>
        </w:tc>
      </w:tr>
    </w:tbl>
    <w:p w14:paraId="486EF09C" w14:textId="12E50087" w:rsidR="007E7558" w:rsidRDefault="007E7558" w:rsidP="00F22FEA"/>
    <w:p w14:paraId="7651EA52" w14:textId="77777777" w:rsidR="007E7558" w:rsidRDefault="007E7558">
      <w:r>
        <w:br w:type="page"/>
      </w:r>
    </w:p>
    <w:p w14:paraId="3F973D3B" w14:textId="4D7C07D1" w:rsidR="007E7558" w:rsidRPr="004B0EC3" w:rsidRDefault="007E7558" w:rsidP="007E7558">
      <w:pPr>
        <w:pStyle w:val="Heading2"/>
      </w:pPr>
      <w:bookmarkStart w:id="39" w:name="_Toc53407168"/>
      <w:r>
        <w:lastRenderedPageBreak/>
        <w:t>Troubleshooting</w:t>
      </w:r>
      <w:bookmarkEnd w:id="39"/>
    </w:p>
    <w:p w14:paraId="4FBFF9F5" w14:textId="2A44BF29" w:rsidR="00BA2CEF" w:rsidRDefault="00BA2CEF" w:rsidP="00F22FEA"/>
    <w:p w14:paraId="2A664064" w14:textId="497030C9" w:rsidR="007E7558" w:rsidRDefault="007E7558" w:rsidP="00F22FEA">
      <w:r>
        <w:t xml:space="preserve">If sales orders are not being pushed to Powerhouse, there are </w:t>
      </w:r>
      <w:r w:rsidR="003B5B19">
        <w:t>a couple of</w:t>
      </w:r>
      <w:r>
        <w:t xml:space="preserve"> things you can check to verify if the service is running.</w:t>
      </w:r>
    </w:p>
    <w:p w14:paraId="2845231B" w14:textId="0F32EB99" w:rsidR="007E7558" w:rsidRDefault="007E7558" w:rsidP="007E7558">
      <w:pPr>
        <w:pStyle w:val="ListParagraph"/>
        <w:numPr>
          <w:ilvl w:val="0"/>
          <w:numId w:val="27"/>
        </w:numPr>
      </w:pPr>
      <w:r>
        <w:t xml:space="preserve">Check if the Powerhouse Dynamics GP Integration Service is running. You can check this by navigating to Windows Start &gt; Control Panel &gt; Administrative Tools &gt; Services. If the status is blank, right click on it and then select </w:t>
      </w:r>
      <w:r w:rsidRPr="007E7558">
        <w:rPr>
          <w:b/>
          <w:bCs/>
          <w:i/>
          <w:iCs/>
        </w:rPr>
        <w:t>Start</w:t>
      </w:r>
      <w:r>
        <w:t>.</w:t>
      </w:r>
    </w:p>
    <w:p w14:paraId="4D325639" w14:textId="77777777" w:rsidR="007E7558" w:rsidRDefault="007E7558" w:rsidP="007E7558">
      <w:pPr>
        <w:pStyle w:val="ListParagraph"/>
      </w:pPr>
    </w:p>
    <w:p w14:paraId="27C71661" w14:textId="738EED4B" w:rsidR="007E7558" w:rsidRDefault="007E7558" w:rsidP="007E7558">
      <w:pPr>
        <w:jc w:val="center"/>
      </w:pPr>
      <w:r>
        <w:rPr>
          <w:noProof/>
        </w:rPr>
        <w:drawing>
          <wp:inline distT="0" distB="0" distL="0" distR="0" wp14:anchorId="21DEF4FF" wp14:editId="01699E9A">
            <wp:extent cx="5715000" cy="129910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7989" cy="1329334"/>
                    </a:xfrm>
                    <a:prstGeom prst="rect">
                      <a:avLst/>
                    </a:prstGeom>
                  </pic:spPr>
                </pic:pic>
              </a:graphicData>
            </a:graphic>
          </wp:inline>
        </w:drawing>
      </w:r>
    </w:p>
    <w:p w14:paraId="1BB24A74" w14:textId="77777777" w:rsidR="007E7558" w:rsidRDefault="007E7558" w:rsidP="007E7558">
      <w:pPr>
        <w:jc w:val="center"/>
      </w:pPr>
      <w:r>
        <w:t>Powerhouse Dynamics GP Integration Service</w:t>
      </w:r>
    </w:p>
    <w:p w14:paraId="2F60A9D9" w14:textId="0F55AF15" w:rsidR="007E7558" w:rsidRDefault="007E7558" w:rsidP="007E7558">
      <w:pPr>
        <w:ind w:left="360"/>
      </w:pPr>
    </w:p>
    <w:p w14:paraId="26B50095" w14:textId="5358B68D" w:rsidR="007E7558" w:rsidRDefault="007E7558" w:rsidP="003B5B19">
      <w:pPr>
        <w:pStyle w:val="ListParagraph"/>
        <w:numPr>
          <w:ilvl w:val="0"/>
          <w:numId w:val="27"/>
        </w:numPr>
      </w:pPr>
      <w:r>
        <w:t>Verify that the GP Service and eConnect Services are running</w:t>
      </w:r>
      <w:r w:rsidR="003B5B19">
        <w:t xml:space="preserve">. Same as with the Powerhouse Dynamics GP Integration Service, navigate to Windows Start &gt; Control Panel &gt; Administrative Tools &gt; Services. If the status is blank, right click on it and then select </w:t>
      </w:r>
      <w:r w:rsidR="003B5B19" w:rsidRPr="007E7558">
        <w:rPr>
          <w:b/>
          <w:bCs/>
          <w:i/>
          <w:iCs/>
        </w:rPr>
        <w:t>Start</w:t>
      </w:r>
      <w:r w:rsidR="003B5B19">
        <w:t>.</w:t>
      </w:r>
    </w:p>
    <w:p w14:paraId="56F76164" w14:textId="6B6014D0" w:rsidR="003B5B19" w:rsidRDefault="003B5B19" w:rsidP="003B5B19">
      <w:pPr>
        <w:pStyle w:val="ListParagraph"/>
      </w:pPr>
    </w:p>
    <w:p w14:paraId="600B6772" w14:textId="00A78BC3" w:rsidR="003B5B19" w:rsidRDefault="003B5B19" w:rsidP="003B5B19">
      <w:pPr>
        <w:jc w:val="center"/>
      </w:pPr>
      <w:r>
        <w:rPr>
          <w:noProof/>
        </w:rPr>
        <w:drawing>
          <wp:inline distT="0" distB="0" distL="0" distR="0" wp14:anchorId="197AEEE4" wp14:editId="5506CB06">
            <wp:extent cx="6124575" cy="678815"/>
            <wp:effectExtent l="0" t="0" r="952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4575" cy="678815"/>
                    </a:xfrm>
                    <a:prstGeom prst="rect">
                      <a:avLst/>
                    </a:prstGeom>
                  </pic:spPr>
                </pic:pic>
              </a:graphicData>
            </a:graphic>
          </wp:inline>
        </w:drawing>
      </w:r>
    </w:p>
    <w:p w14:paraId="36A95E81" w14:textId="1017F001" w:rsidR="003B5B19" w:rsidRDefault="003B5B19" w:rsidP="003B5B19">
      <w:pPr>
        <w:jc w:val="center"/>
      </w:pPr>
    </w:p>
    <w:p w14:paraId="015F0905" w14:textId="2C6EBB39" w:rsidR="003B5B19" w:rsidRDefault="003B5B19" w:rsidP="003B5B19">
      <w:pPr>
        <w:jc w:val="center"/>
      </w:pPr>
      <w:r>
        <w:rPr>
          <w:noProof/>
        </w:rPr>
        <w:drawing>
          <wp:inline distT="0" distB="0" distL="0" distR="0" wp14:anchorId="2F1153C6" wp14:editId="2FA69B6C">
            <wp:extent cx="6858000" cy="5918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591820"/>
                    </a:xfrm>
                    <a:prstGeom prst="rect">
                      <a:avLst/>
                    </a:prstGeom>
                  </pic:spPr>
                </pic:pic>
              </a:graphicData>
            </a:graphic>
          </wp:inline>
        </w:drawing>
      </w:r>
    </w:p>
    <w:p w14:paraId="339CF124" w14:textId="77777777" w:rsidR="003B5B19" w:rsidRDefault="003B5B19" w:rsidP="003B5B19">
      <w:pPr>
        <w:pStyle w:val="ListParagraph"/>
      </w:pPr>
    </w:p>
    <w:p w14:paraId="331C6C34" w14:textId="77777777" w:rsidR="003B5B19" w:rsidRPr="00574C3B" w:rsidRDefault="003B5B19" w:rsidP="003B5B19">
      <w:pPr>
        <w:pStyle w:val="ListParagraph"/>
      </w:pPr>
    </w:p>
    <w:sectPr w:rsidR="003B5B19" w:rsidRPr="00574C3B" w:rsidSect="007508C1">
      <w:headerReference w:type="default" r:id="rId48"/>
      <w:footerReference w:type="default" r:id="rId49"/>
      <w:pgSz w:w="12240" w:h="15840"/>
      <w:pgMar w:top="1275"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4DE71" w14:textId="77777777" w:rsidR="00736939" w:rsidRDefault="00736939" w:rsidP="00787A8D">
      <w:pPr>
        <w:spacing w:after="0" w:line="240" w:lineRule="auto"/>
      </w:pPr>
      <w:r>
        <w:separator/>
      </w:r>
    </w:p>
  </w:endnote>
  <w:endnote w:type="continuationSeparator" w:id="0">
    <w:p w14:paraId="093BF37B" w14:textId="77777777" w:rsidR="00736939" w:rsidRDefault="00736939" w:rsidP="0078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958908"/>
      <w:docPartObj>
        <w:docPartGallery w:val="Page Numbers (Bottom of Page)"/>
        <w:docPartUnique/>
      </w:docPartObj>
    </w:sdtPr>
    <w:sdtEndPr>
      <w:rPr>
        <w:color w:val="7F7F7F" w:themeColor="background1" w:themeShade="7F"/>
        <w:spacing w:val="60"/>
      </w:rPr>
    </w:sdtEndPr>
    <w:sdtContent>
      <w:p w14:paraId="04573152" w14:textId="77777777" w:rsidR="007E7558" w:rsidRDefault="007E755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0BC2C6" w14:textId="77777777" w:rsidR="007E7558" w:rsidRDefault="007E7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A887B" w14:textId="77777777" w:rsidR="00736939" w:rsidRDefault="00736939" w:rsidP="00787A8D">
      <w:pPr>
        <w:spacing w:after="0" w:line="240" w:lineRule="auto"/>
      </w:pPr>
      <w:r>
        <w:separator/>
      </w:r>
    </w:p>
  </w:footnote>
  <w:footnote w:type="continuationSeparator" w:id="0">
    <w:p w14:paraId="238EF75A" w14:textId="77777777" w:rsidR="00736939" w:rsidRDefault="00736939" w:rsidP="00787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49D0" w14:textId="4917E611" w:rsidR="007E7558" w:rsidRPr="007508C1" w:rsidRDefault="007E7558" w:rsidP="007508C1">
    <w:pPr>
      <w:pStyle w:val="Header"/>
      <w:tabs>
        <w:tab w:val="clear" w:pos="4680"/>
        <w:tab w:val="clear" w:pos="9360"/>
        <w:tab w:val="left" w:pos="8280"/>
      </w:tabs>
      <w:rPr>
        <w:lang w:val="en-US"/>
      </w:rPr>
    </w:pPr>
    <w:r>
      <w:rPr>
        <w:lang w:val="en-US"/>
      </w:rPr>
      <w:t>MS Dynamics GP – QSSI Powerhouse WMS Integration</w:t>
    </w:r>
    <w:r>
      <w:rPr>
        <w:lang w:val="en-US"/>
      </w:rPr>
      <w:tab/>
      <w:t>Business Solutions Partners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1A27"/>
    <w:multiLevelType w:val="hybridMultilevel"/>
    <w:tmpl w:val="85B4CCDE"/>
    <w:lvl w:ilvl="0" w:tplc="96C46AB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E310DAF"/>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105833A0"/>
    <w:multiLevelType w:val="hybridMultilevel"/>
    <w:tmpl w:val="1C02C4E2"/>
    <w:lvl w:ilvl="0" w:tplc="77009D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1936A00"/>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3997B43"/>
    <w:multiLevelType w:val="hybridMultilevel"/>
    <w:tmpl w:val="044E5FC8"/>
    <w:lvl w:ilvl="0" w:tplc="BE7C34C6">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3ED2096"/>
    <w:multiLevelType w:val="hybridMultilevel"/>
    <w:tmpl w:val="CB2E596C"/>
    <w:lvl w:ilvl="0" w:tplc="38DE00C4">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4333D"/>
    <w:multiLevelType w:val="hybridMultilevel"/>
    <w:tmpl w:val="D8467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6CC1"/>
    <w:multiLevelType w:val="hybridMultilevel"/>
    <w:tmpl w:val="8DB045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B9F50BA"/>
    <w:multiLevelType w:val="hybridMultilevel"/>
    <w:tmpl w:val="1AC076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778666B"/>
    <w:multiLevelType w:val="hybridMultilevel"/>
    <w:tmpl w:val="1C02C4E2"/>
    <w:lvl w:ilvl="0" w:tplc="77009D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89A5355"/>
    <w:multiLevelType w:val="hybridMultilevel"/>
    <w:tmpl w:val="538EC628"/>
    <w:lvl w:ilvl="0" w:tplc="94FE6418">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0FA3015"/>
    <w:multiLevelType w:val="hybridMultilevel"/>
    <w:tmpl w:val="CB2E596C"/>
    <w:lvl w:ilvl="0" w:tplc="38DE00C4">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75968"/>
    <w:multiLevelType w:val="hybridMultilevel"/>
    <w:tmpl w:val="7BA6139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4B71008"/>
    <w:multiLevelType w:val="hybridMultilevel"/>
    <w:tmpl w:val="4AC012CC"/>
    <w:lvl w:ilvl="0" w:tplc="7F8CBA08">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3B0459"/>
    <w:multiLevelType w:val="hybridMultilevel"/>
    <w:tmpl w:val="C39021FC"/>
    <w:lvl w:ilvl="0" w:tplc="7ACC518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38B7798A"/>
    <w:multiLevelType w:val="hybridMultilevel"/>
    <w:tmpl w:val="4AD096A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439E4A8E"/>
    <w:multiLevelType w:val="hybridMultilevel"/>
    <w:tmpl w:val="BBE85CD0"/>
    <w:lvl w:ilvl="0" w:tplc="3ABA460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54533D4"/>
    <w:multiLevelType w:val="hybridMultilevel"/>
    <w:tmpl w:val="CB2E596C"/>
    <w:lvl w:ilvl="0" w:tplc="38DE00C4">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352D1"/>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48A06BFE"/>
    <w:multiLevelType w:val="hybridMultilevel"/>
    <w:tmpl w:val="2FA4F20C"/>
    <w:lvl w:ilvl="0" w:tplc="2A94C56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B374CF3"/>
    <w:multiLevelType w:val="hybridMultilevel"/>
    <w:tmpl w:val="9B58F568"/>
    <w:lvl w:ilvl="0" w:tplc="C6A43DEA">
      <w:start w:val="3"/>
      <w:numFmt w:val="bullet"/>
      <w:lvlText w:val=""/>
      <w:lvlJc w:val="left"/>
      <w:pPr>
        <w:ind w:left="1080" w:hanging="360"/>
      </w:pPr>
      <w:rPr>
        <w:rFonts w:ascii="Symbol" w:eastAsiaTheme="minorHAnsi" w:hAnsi="Symbol" w:cstheme="minorBidi"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5A86126B"/>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FAC09D4"/>
    <w:multiLevelType w:val="hybridMultilevel"/>
    <w:tmpl w:val="FBE6317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473737"/>
    <w:multiLevelType w:val="hybridMultilevel"/>
    <w:tmpl w:val="1C02C4E2"/>
    <w:lvl w:ilvl="0" w:tplc="77009D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65BB088D"/>
    <w:multiLevelType w:val="hybridMultilevel"/>
    <w:tmpl w:val="E27C73C4"/>
    <w:lvl w:ilvl="0" w:tplc="C64E490C">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66F21820"/>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6B387F12"/>
    <w:multiLevelType w:val="hybridMultilevel"/>
    <w:tmpl w:val="2FFE93F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6C706158"/>
    <w:multiLevelType w:val="hybridMultilevel"/>
    <w:tmpl w:val="CB2E596C"/>
    <w:lvl w:ilvl="0" w:tplc="38DE00C4">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835577">
    <w:abstractNumId w:val="22"/>
  </w:num>
  <w:num w:numId="2" w16cid:durableId="630747434">
    <w:abstractNumId w:val="4"/>
  </w:num>
  <w:num w:numId="3" w16cid:durableId="1785922372">
    <w:abstractNumId w:val="14"/>
  </w:num>
  <w:num w:numId="4" w16cid:durableId="1268462565">
    <w:abstractNumId w:val="16"/>
  </w:num>
  <w:num w:numId="5" w16cid:durableId="2044942373">
    <w:abstractNumId w:val="10"/>
  </w:num>
  <w:num w:numId="6" w16cid:durableId="1143541494">
    <w:abstractNumId w:val="19"/>
  </w:num>
  <w:num w:numId="7" w16cid:durableId="512299528">
    <w:abstractNumId w:val="12"/>
  </w:num>
  <w:num w:numId="8" w16cid:durableId="628053266">
    <w:abstractNumId w:val="26"/>
  </w:num>
  <w:num w:numId="9" w16cid:durableId="1153182894">
    <w:abstractNumId w:val="3"/>
  </w:num>
  <w:num w:numId="10" w16cid:durableId="1419405619">
    <w:abstractNumId w:val="1"/>
  </w:num>
  <w:num w:numId="11" w16cid:durableId="28574857">
    <w:abstractNumId w:val="25"/>
  </w:num>
  <w:num w:numId="12" w16cid:durableId="1908108463">
    <w:abstractNumId w:val="21"/>
  </w:num>
  <w:num w:numId="13" w16cid:durableId="953945628">
    <w:abstractNumId w:val="18"/>
  </w:num>
  <w:num w:numId="14" w16cid:durableId="292827055">
    <w:abstractNumId w:val="24"/>
  </w:num>
  <w:num w:numId="15" w16cid:durableId="1617563680">
    <w:abstractNumId w:val="15"/>
  </w:num>
  <w:num w:numId="16" w16cid:durableId="1413577303">
    <w:abstractNumId w:val="0"/>
  </w:num>
  <w:num w:numId="17" w16cid:durableId="775948681">
    <w:abstractNumId w:val="20"/>
  </w:num>
  <w:num w:numId="18" w16cid:durableId="724715924">
    <w:abstractNumId w:val="2"/>
  </w:num>
  <w:num w:numId="19" w16cid:durableId="1549338427">
    <w:abstractNumId w:val="9"/>
  </w:num>
  <w:num w:numId="20" w16cid:durableId="2128040754">
    <w:abstractNumId w:val="27"/>
  </w:num>
  <w:num w:numId="21" w16cid:durableId="1201551001">
    <w:abstractNumId w:val="13"/>
  </w:num>
  <w:num w:numId="22" w16cid:durableId="80489274">
    <w:abstractNumId w:val="5"/>
  </w:num>
  <w:num w:numId="23" w16cid:durableId="1058239533">
    <w:abstractNumId w:val="6"/>
  </w:num>
  <w:num w:numId="24" w16cid:durableId="176694368">
    <w:abstractNumId w:val="11"/>
  </w:num>
  <w:num w:numId="25" w16cid:durableId="1871184644">
    <w:abstractNumId w:val="17"/>
  </w:num>
  <w:num w:numId="26" w16cid:durableId="1351759203">
    <w:abstractNumId w:val="23"/>
  </w:num>
  <w:num w:numId="27" w16cid:durableId="642002867">
    <w:abstractNumId w:val="8"/>
  </w:num>
  <w:num w:numId="28" w16cid:durableId="179590448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
    <w15:presenceInfo w15:providerId="None" w15:userId="Ri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C4"/>
    <w:rsid w:val="0000794D"/>
    <w:rsid w:val="00017DDB"/>
    <w:rsid w:val="00030C4E"/>
    <w:rsid w:val="00033B9A"/>
    <w:rsid w:val="0004124E"/>
    <w:rsid w:val="00044DA9"/>
    <w:rsid w:val="0005667F"/>
    <w:rsid w:val="00057661"/>
    <w:rsid w:val="000602E3"/>
    <w:rsid w:val="00066B4C"/>
    <w:rsid w:val="00067BB3"/>
    <w:rsid w:val="00070B8D"/>
    <w:rsid w:val="00097C5E"/>
    <w:rsid w:val="000A0F2F"/>
    <w:rsid w:val="000A2413"/>
    <w:rsid w:val="000A46DB"/>
    <w:rsid w:val="000D5A7A"/>
    <w:rsid w:val="000D5F48"/>
    <w:rsid w:val="000E2485"/>
    <w:rsid w:val="000E266A"/>
    <w:rsid w:val="000F0A76"/>
    <w:rsid w:val="00113771"/>
    <w:rsid w:val="00117B33"/>
    <w:rsid w:val="00121A69"/>
    <w:rsid w:val="00126EA2"/>
    <w:rsid w:val="00130E62"/>
    <w:rsid w:val="00141DD0"/>
    <w:rsid w:val="00145218"/>
    <w:rsid w:val="0014534E"/>
    <w:rsid w:val="00152A57"/>
    <w:rsid w:val="00153AC7"/>
    <w:rsid w:val="00166E95"/>
    <w:rsid w:val="00171863"/>
    <w:rsid w:val="00180E66"/>
    <w:rsid w:val="00183078"/>
    <w:rsid w:val="00184760"/>
    <w:rsid w:val="001A2C04"/>
    <w:rsid w:val="001A55BD"/>
    <w:rsid w:val="001C0824"/>
    <w:rsid w:val="001E6F5F"/>
    <w:rsid w:val="001F1679"/>
    <w:rsid w:val="001F320C"/>
    <w:rsid w:val="00201385"/>
    <w:rsid w:val="00203A34"/>
    <w:rsid w:val="00220F6E"/>
    <w:rsid w:val="0023376B"/>
    <w:rsid w:val="0023472D"/>
    <w:rsid w:val="00236275"/>
    <w:rsid w:val="0024064E"/>
    <w:rsid w:val="002633A4"/>
    <w:rsid w:val="002671D8"/>
    <w:rsid w:val="002677A8"/>
    <w:rsid w:val="00273746"/>
    <w:rsid w:val="002745EB"/>
    <w:rsid w:val="00283F20"/>
    <w:rsid w:val="002856E1"/>
    <w:rsid w:val="00295564"/>
    <w:rsid w:val="002B694D"/>
    <w:rsid w:val="002D56D6"/>
    <w:rsid w:val="002D6A51"/>
    <w:rsid w:val="00302978"/>
    <w:rsid w:val="0030359D"/>
    <w:rsid w:val="00321212"/>
    <w:rsid w:val="00323AB5"/>
    <w:rsid w:val="003342C9"/>
    <w:rsid w:val="003471FC"/>
    <w:rsid w:val="00350528"/>
    <w:rsid w:val="00362E76"/>
    <w:rsid w:val="003635F8"/>
    <w:rsid w:val="00373FA1"/>
    <w:rsid w:val="003919A1"/>
    <w:rsid w:val="003A40C0"/>
    <w:rsid w:val="003A41C2"/>
    <w:rsid w:val="003A75C6"/>
    <w:rsid w:val="003B1719"/>
    <w:rsid w:val="003B4608"/>
    <w:rsid w:val="003B5B19"/>
    <w:rsid w:val="003B60BF"/>
    <w:rsid w:val="003B7A84"/>
    <w:rsid w:val="003C1943"/>
    <w:rsid w:val="003C6525"/>
    <w:rsid w:val="003D301D"/>
    <w:rsid w:val="003D5EBF"/>
    <w:rsid w:val="003D6BE1"/>
    <w:rsid w:val="003E12BD"/>
    <w:rsid w:val="003E1504"/>
    <w:rsid w:val="00400226"/>
    <w:rsid w:val="00400C74"/>
    <w:rsid w:val="00402C78"/>
    <w:rsid w:val="00421919"/>
    <w:rsid w:val="0042249B"/>
    <w:rsid w:val="00423524"/>
    <w:rsid w:val="0043244D"/>
    <w:rsid w:val="00434C4B"/>
    <w:rsid w:val="00443888"/>
    <w:rsid w:val="00467C73"/>
    <w:rsid w:val="004A74A8"/>
    <w:rsid w:val="004A7EB7"/>
    <w:rsid w:val="004B052D"/>
    <w:rsid w:val="004B0EC3"/>
    <w:rsid w:val="004B40A4"/>
    <w:rsid w:val="004C397D"/>
    <w:rsid w:val="004C678F"/>
    <w:rsid w:val="004C7A1B"/>
    <w:rsid w:val="004D36F8"/>
    <w:rsid w:val="004D7A09"/>
    <w:rsid w:val="004E42C9"/>
    <w:rsid w:val="004E4926"/>
    <w:rsid w:val="004F6B5B"/>
    <w:rsid w:val="0050345D"/>
    <w:rsid w:val="005211ED"/>
    <w:rsid w:val="00521AC1"/>
    <w:rsid w:val="00524C0C"/>
    <w:rsid w:val="00531EAF"/>
    <w:rsid w:val="00543347"/>
    <w:rsid w:val="00545360"/>
    <w:rsid w:val="0054591C"/>
    <w:rsid w:val="00555DE3"/>
    <w:rsid w:val="00574C3B"/>
    <w:rsid w:val="00577E5B"/>
    <w:rsid w:val="00581A8D"/>
    <w:rsid w:val="00587945"/>
    <w:rsid w:val="0059230C"/>
    <w:rsid w:val="00592682"/>
    <w:rsid w:val="005949A5"/>
    <w:rsid w:val="005B04DC"/>
    <w:rsid w:val="005C2323"/>
    <w:rsid w:val="005C2A0E"/>
    <w:rsid w:val="005D0861"/>
    <w:rsid w:val="005E2B5E"/>
    <w:rsid w:val="00604ADD"/>
    <w:rsid w:val="00610BF3"/>
    <w:rsid w:val="00617BAE"/>
    <w:rsid w:val="00627CCA"/>
    <w:rsid w:val="0064237F"/>
    <w:rsid w:val="006453E7"/>
    <w:rsid w:val="006542FA"/>
    <w:rsid w:val="0066376A"/>
    <w:rsid w:val="0067166B"/>
    <w:rsid w:val="00672BE3"/>
    <w:rsid w:val="006839FC"/>
    <w:rsid w:val="00697EB0"/>
    <w:rsid w:val="006A79D0"/>
    <w:rsid w:val="006D26C4"/>
    <w:rsid w:val="006E3137"/>
    <w:rsid w:val="006F60C9"/>
    <w:rsid w:val="006F6734"/>
    <w:rsid w:val="006F6B4C"/>
    <w:rsid w:val="006F6C2A"/>
    <w:rsid w:val="00733710"/>
    <w:rsid w:val="00736939"/>
    <w:rsid w:val="00737E2F"/>
    <w:rsid w:val="007508C1"/>
    <w:rsid w:val="00775025"/>
    <w:rsid w:val="00780B16"/>
    <w:rsid w:val="00783A36"/>
    <w:rsid w:val="00787A8D"/>
    <w:rsid w:val="0079004F"/>
    <w:rsid w:val="00790401"/>
    <w:rsid w:val="007C23E9"/>
    <w:rsid w:val="007D1A84"/>
    <w:rsid w:val="007E14AC"/>
    <w:rsid w:val="007E1E68"/>
    <w:rsid w:val="007E7558"/>
    <w:rsid w:val="007F1429"/>
    <w:rsid w:val="008056DB"/>
    <w:rsid w:val="00816D2F"/>
    <w:rsid w:val="00825D3E"/>
    <w:rsid w:val="0084662A"/>
    <w:rsid w:val="008527B7"/>
    <w:rsid w:val="00855FBE"/>
    <w:rsid w:val="00861D98"/>
    <w:rsid w:val="00866BD4"/>
    <w:rsid w:val="00873A0F"/>
    <w:rsid w:val="008745DE"/>
    <w:rsid w:val="00882886"/>
    <w:rsid w:val="00893B80"/>
    <w:rsid w:val="008A1437"/>
    <w:rsid w:val="008A5576"/>
    <w:rsid w:val="008A7C09"/>
    <w:rsid w:val="008B16F4"/>
    <w:rsid w:val="008B4B61"/>
    <w:rsid w:val="008C20C1"/>
    <w:rsid w:val="008C2D15"/>
    <w:rsid w:val="008F61F8"/>
    <w:rsid w:val="00913EB6"/>
    <w:rsid w:val="00914475"/>
    <w:rsid w:val="00920B16"/>
    <w:rsid w:val="0092183B"/>
    <w:rsid w:val="009223F0"/>
    <w:rsid w:val="00923E80"/>
    <w:rsid w:val="00940F33"/>
    <w:rsid w:val="009438A2"/>
    <w:rsid w:val="00943CB7"/>
    <w:rsid w:val="0096753C"/>
    <w:rsid w:val="00977258"/>
    <w:rsid w:val="00981972"/>
    <w:rsid w:val="00997BC5"/>
    <w:rsid w:val="009A33EB"/>
    <w:rsid w:val="009E67D6"/>
    <w:rsid w:val="00A01229"/>
    <w:rsid w:val="00A102A0"/>
    <w:rsid w:val="00A129ED"/>
    <w:rsid w:val="00A2083A"/>
    <w:rsid w:val="00A232A3"/>
    <w:rsid w:val="00A24E23"/>
    <w:rsid w:val="00A25881"/>
    <w:rsid w:val="00A268D4"/>
    <w:rsid w:val="00A27C47"/>
    <w:rsid w:val="00A3115E"/>
    <w:rsid w:val="00A465B4"/>
    <w:rsid w:val="00A529EC"/>
    <w:rsid w:val="00A6455F"/>
    <w:rsid w:val="00A8087F"/>
    <w:rsid w:val="00A817B5"/>
    <w:rsid w:val="00A933B2"/>
    <w:rsid w:val="00A94B63"/>
    <w:rsid w:val="00AB5A4D"/>
    <w:rsid w:val="00AB786C"/>
    <w:rsid w:val="00AD2346"/>
    <w:rsid w:val="00AD3403"/>
    <w:rsid w:val="00AD6241"/>
    <w:rsid w:val="00AE0DF7"/>
    <w:rsid w:val="00AE269C"/>
    <w:rsid w:val="00AF1477"/>
    <w:rsid w:val="00B00E9B"/>
    <w:rsid w:val="00B15A38"/>
    <w:rsid w:val="00B24D12"/>
    <w:rsid w:val="00B341C2"/>
    <w:rsid w:val="00B37F21"/>
    <w:rsid w:val="00B63369"/>
    <w:rsid w:val="00B74127"/>
    <w:rsid w:val="00B76ABD"/>
    <w:rsid w:val="00B908F9"/>
    <w:rsid w:val="00BA2CEF"/>
    <w:rsid w:val="00BA3386"/>
    <w:rsid w:val="00BB2100"/>
    <w:rsid w:val="00BD148D"/>
    <w:rsid w:val="00BE35C6"/>
    <w:rsid w:val="00BE3CC6"/>
    <w:rsid w:val="00C03781"/>
    <w:rsid w:val="00C101EE"/>
    <w:rsid w:val="00C13D6D"/>
    <w:rsid w:val="00C247E0"/>
    <w:rsid w:val="00C26FDC"/>
    <w:rsid w:val="00C3056C"/>
    <w:rsid w:val="00C32023"/>
    <w:rsid w:val="00C344D5"/>
    <w:rsid w:val="00C421EA"/>
    <w:rsid w:val="00C534DA"/>
    <w:rsid w:val="00C65CC7"/>
    <w:rsid w:val="00C72464"/>
    <w:rsid w:val="00C92858"/>
    <w:rsid w:val="00C95BEB"/>
    <w:rsid w:val="00C97070"/>
    <w:rsid w:val="00CA39F2"/>
    <w:rsid w:val="00CB208E"/>
    <w:rsid w:val="00CB4CFE"/>
    <w:rsid w:val="00CC1446"/>
    <w:rsid w:val="00CC28C9"/>
    <w:rsid w:val="00CD48C6"/>
    <w:rsid w:val="00CF1B50"/>
    <w:rsid w:val="00CF6BD0"/>
    <w:rsid w:val="00D06022"/>
    <w:rsid w:val="00D06C1A"/>
    <w:rsid w:val="00D16DAE"/>
    <w:rsid w:val="00D17884"/>
    <w:rsid w:val="00D31C55"/>
    <w:rsid w:val="00D33D36"/>
    <w:rsid w:val="00D42DF8"/>
    <w:rsid w:val="00D47CB2"/>
    <w:rsid w:val="00D56062"/>
    <w:rsid w:val="00D91F37"/>
    <w:rsid w:val="00DA4A7C"/>
    <w:rsid w:val="00DA5E99"/>
    <w:rsid w:val="00DB22EB"/>
    <w:rsid w:val="00DB7B13"/>
    <w:rsid w:val="00DC3F11"/>
    <w:rsid w:val="00DE2C58"/>
    <w:rsid w:val="00DE5655"/>
    <w:rsid w:val="00E1071E"/>
    <w:rsid w:val="00E16CA0"/>
    <w:rsid w:val="00E16CEB"/>
    <w:rsid w:val="00E36478"/>
    <w:rsid w:val="00E539AC"/>
    <w:rsid w:val="00E576D8"/>
    <w:rsid w:val="00E6517F"/>
    <w:rsid w:val="00E7218B"/>
    <w:rsid w:val="00E96182"/>
    <w:rsid w:val="00EA1453"/>
    <w:rsid w:val="00EA3F38"/>
    <w:rsid w:val="00EB6FCD"/>
    <w:rsid w:val="00EE4B95"/>
    <w:rsid w:val="00EF035D"/>
    <w:rsid w:val="00F0391C"/>
    <w:rsid w:val="00F04705"/>
    <w:rsid w:val="00F201F0"/>
    <w:rsid w:val="00F20B19"/>
    <w:rsid w:val="00F22FEA"/>
    <w:rsid w:val="00F451AB"/>
    <w:rsid w:val="00F461B2"/>
    <w:rsid w:val="00F47EB6"/>
    <w:rsid w:val="00F74198"/>
    <w:rsid w:val="00F74D4B"/>
    <w:rsid w:val="00F91E04"/>
    <w:rsid w:val="00FA2FDB"/>
    <w:rsid w:val="00FD1663"/>
    <w:rsid w:val="00FE66E6"/>
    <w:rsid w:val="00FE6B2E"/>
    <w:rsid w:val="00FF0348"/>
    <w:rsid w:val="00FF1B7A"/>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318E3"/>
  <w15:chartTrackingRefBased/>
  <w15:docId w15:val="{DF2861A8-F41A-422E-AE75-C7E1ED12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55F"/>
  </w:style>
  <w:style w:type="paragraph" w:styleId="Heading1">
    <w:name w:val="heading 1"/>
    <w:basedOn w:val="Normal"/>
    <w:next w:val="Normal"/>
    <w:link w:val="Heading1Char"/>
    <w:uiPriority w:val="9"/>
    <w:qFormat/>
    <w:rsid w:val="00066B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6B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6B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B460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671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6C4"/>
    <w:pPr>
      <w:ind w:left="720"/>
      <w:contextualSpacing/>
    </w:pPr>
  </w:style>
  <w:style w:type="paragraph" w:styleId="NoSpacing">
    <w:name w:val="No Spacing"/>
    <w:link w:val="NoSpacingChar"/>
    <w:uiPriority w:val="1"/>
    <w:qFormat/>
    <w:rsid w:val="00066B4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66B4C"/>
    <w:rPr>
      <w:rFonts w:eastAsiaTheme="minorEastAsia"/>
      <w:lang w:val="en-US"/>
    </w:rPr>
  </w:style>
  <w:style w:type="character" w:customStyle="1" w:styleId="Heading1Char">
    <w:name w:val="Heading 1 Char"/>
    <w:basedOn w:val="DefaultParagraphFont"/>
    <w:link w:val="Heading1"/>
    <w:uiPriority w:val="9"/>
    <w:rsid w:val="00066B4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6B4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6B4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87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A8D"/>
  </w:style>
  <w:style w:type="paragraph" w:styleId="Footer">
    <w:name w:val="footer"/>
    <w:basedOn w:val="Normal"/>
    <w:link w:val="FooterChar"/>
    <w:uiPriority w:val="99"/>
    <w:unhideWhenUsed/>
    <w:rsid w:val="00787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A8D"/>
  </w:style>
  <w:style w:type="table" w:styleId="TableGrid">
    <w:name w:val="Table Grid"/>
    <w:basedOn w:val="TableNormal"/>
    <w:uiPriority w:val="39"/>
    <w:rsid w:val="00C3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C3056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A529EC"/>
    <w:pPr>
      <w:outlineLvl w:val="9"/>
    </w:pPr>
    <w:rPr>
      <w:lang w:val="en-US"/>
    </w:rPr>
  </w:style>
  <w:style w:type="paragraph" w:styleId="TOC1">
    <w:name w:val="toc 1"/>
    <w:basedOn w:val="Normal"/>
    <w:next w:val="Normal"/>
    <w:autoRedefine/>
    <w:uiPriority w:val="39"/>
    <w:unhideWhenUsed/>
    <w:rsid w:val="00A529EC"/>
    <w:pPr>
      <w:spacing w:after="100"/>
    </w:pPr>
  </w:style>
  <w:style w:type="paragraph" w:styleId="TOC2">
    <w:name w:val="toc 2"/>
    <w:basedOn w:val="Normal"/>
    <w:next w:val="Normal"/>
    <w:autoRedefine/>
    <w:uiPriority w:val="39"/>
    <w:unhideWhenUsed/>
    <w:rsid w:val="00A529EC"/>
    <w:pPr>
      <w:spacing w:after="100"/>
      <w:ind w:left="220"/>
    </w:pPr>
  </w:style>
  <w:style w:type="character" w:styleId="Hyperlink">
    <w:name w:val="Hyperlink"/>
    <w:basedOn w:val="DefaultParagraphFont"/>
    <w:uiPriority w:val="99"/>
    <w:unhideWhenUsed/>
    <w:rsid w:val="00A529EC"/>
    <w:rPr>
      <w:color w:val="0563C1" w:themeColor="hyperlink"/>
      <w:u w:val="single"/>
    </w:rPr>
  </w:style>
  <w:style w:type="character" w:customStyle="1" w:styleId="Heading4Char">
    <w:name w:val="Heading 4 Char"/>
    <w:basedOn w:val="DefaultParagraphFont"/>
    <w:link w:val="Heading4"/>
    <w:uiPriority w:val="9"/>
    <w:rsid w:val="003B4608"/>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9438A2"/>
    <w:pPr>
      <w:spacing w:after="100"/>
      <w:ind w:left="440"/>
    </w:pPr>
  </w:style>
  <w:style w:type="character" w:styleId="UnresolvedMention">
    <w:name w:val="Unresolved Mention"/>
    <w:basedOn w:val="DefaultParagraphFont"/>
    <w:uiPriority w:val="99"/>
    <w:semiHidden/>
    <w:unhideWhenUsed/>
    <w:rsid w:val="00D17884"/>
    <w:rPr>
      <w:color w:val="605E5C"/>
      <w:shd w:val="clear" w:color="auto" w:fill="E1DFDD"/>
    </w:rPr>
  </w:style>
  <w:style w:type="character" w:customStyle="1" w:styleId="Heading5Char">
    <w:name w:val="Heading 5 Char"/>
    <w:basedOn w:val="DefaultParagraphFont"/>
    <w:link w:val="Heading5"/>
    <w:uiPriority w:val="9"/>
    <w:rsid w:val="002671D8"/>
    <w:rPr>
      <w:rFonts w:asciiTheme="majorHAnsi" w:eastAsiaTheme="majorEastAsia" w:hAnsiTheme="majorHAnsi" w:cstheme="majorBidi"/>
      <w:color w:val="2F5496" w:themeColor="accent1" w:themeShade="BF"/>
    </w:rPr>
  </w:style>
  <w:style w:type="character" w:styleId="FollowedHyperlink">
    <w:name w:val="FollowedHyperlink"/>
    <w:basedOn w:val="DefaultParagraphFont"/>
    <w:uiPriority w:val="99"/>
    <w:semiHidden/>
    <w:unhideWhenUsed/>
    <w:rsid w:val="00581A8D"/>
    <w:rPr>
      <w:color w:val="954F72" w:themeColor="followedHyperlink"/>
      <w:u w:val="single"/>
    </w:rPr>
  </w:style>
  <w:style w:type="paragraph" w:styleId="Revision">
    <w:name w:val="Revision"/>
    <w:hidden/>
    <w:uiPriority w:val="99"/>
    <w:semiHidden/>
    <w:rsid w:val="003B17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92235">
      <w:bodyDiv w:val="1"/>
      <w:marLeft w:val="0"/>
      <w:marRight w:val="0"/>
      <w:marTop w:val="0"/>
      <w:marBottom w:val="0"/>
      <w:divBdr>
        <w:top w:val="none" w:sz="0" w:space="0" w:color="auto"/>
        <w:left w:val="none" w:sz="0" w:space="0" w:color="auto"/>
        <w:bottom w:val="none" w:sz="0" w:space="0" w:color="auto"/>
        <w:right w:val="none" w:sz="0" w:space="0" w:color="auto"/>
      </w:divBdr>
    </w:div>
    <w:div w:id="321666677">
      <w:bodyDiv w:val="1"/>
      <w:marLeft w:val="0"/>
      <w:marRight w:val="0"/>
      <w:marTop w:val="0"/>
      <w:marBottom w:val="0"/>
      <w:divBdr>
        <w:top w:val="none" w:sz="0" w:space="0" w:color="auto"/>
        <w:left w:val="none" w:sz="0" w:space="0" w:color="auto"/>
        <w:bottom w:val="none" w:sz="0" w:space="0" w:color="auto"/>
        <w:right w:val="none" w:sz="0" w:space="0" w:color="auto"/>
      </w:divBdr>
    </w:div>
    <w:div w:id="586304415">
      <w:bodyDiv w:val="1"/>
      <w:marLeft w:val="0"/>
      <w:marRight w:val="0"/>
      <w:marTop w:val="0"/>
      <w:marBottom w:val="0"/>
      <w:divBdr>
        <w:top w:val="none" w:sz="0" w:space="0" w:color="auto"/>
        <w:left w:val="none" w:sz="0" w:space="0" w:color="auto"/>
        <w:bottom w:val="none" w:sz="0" w:space="0" w:color="auto"/>
        <w:right w:val="none" w:sz="0" w:space="0" w:color="auto"/>
      </w:divBdr>
    </w:div>
    <w:div w:id="857042644">
      <w:bodyDiv w:val="1"/>
      <w:marLeft w:val="0"/>
      <w:marRight w:val="0"/>
      <w:marTop w:val="0"/>
      <w:marBottom w:val="0"/>
      <w:divBdr>
        <w:top w:val="none" w:sz="0" w:space="0" w:color="auto"/>
        <w:left w:val="none" w:sz="0" w:space="0" w:color="auto"/>
        <w:bottom w:val="none" w:sz="0" w:space="0" w:color="auto"/>
        <w:right w:val="none" w:sz="0" w:space="0" w:color="auto"/>
      </w:divBdr>
    </w:div>
    <w:div w:id="1798184135">
      <w:bodyDiv w:val="1"/>
      <w:marLeft w:val="0"/>
      <w:marRight w:val="0"/>
      <w:marTop w:val="0"/>
      <w:marBottom w:val="0"/>
      <w:divBdr>
        <w:top w:val="none" w:sz="0" w:space="0" w:color="auto"/>
        <w:left w:val="none" w:sz="0" w:space="0" w:color="auto"/>
        <w:bottom w:val="none" w:sz="0" w:space="0" w:color="auto"/>
        <w:right w:val="none" w:sz="0" w:space="0" w:color="auto"/>
      </w:divBdr>
    </w:div>
    <w:div w:id="204055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file:///\\gp2015\GPShared\Software\BSP\BSP_CHK"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E54075-B0CE-40E8-9EDC-878DAE142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7652</TotalTime>
  <Pages>34</Pages>
  <Words>4103</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MS Dynamics GP – QSSI POWERHOUSE WMS Integration</vt:lpstr>
    </vt:vector>
  </TitlesOfParts>
  <Company/>
  <LinksUpToDate>false</LinksUpToDate>
  <CharactersWithSpaces>27442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Dynamics GP – QSSI POWERHOUSE WMS Integration</dc:title>
  <dc:subject>Advance Appliance</dc:subject>
  <dc:creator/>
  <cp:keywords/>
  <dc:description/>
  <cp:lastModifiedBy>Ric</cp:lastModifiedBy>
  <cp:revision>86</cp:revision>
  <dcterms:created xsi:type="dcterms:W3CDTF">2020-01-20T21:39:00Z</dcterms:created>
  <dcterms:modified xsi:type="dcterms:W3CDTF">2023-03-16T17:03:00Z</dcterms:modified>
</cp:coreProperties>
</file>